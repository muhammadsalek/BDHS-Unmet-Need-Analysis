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7B8C" w14:textId="7BF284CC" w:rsidR="00B1549C" w:rsidRDefault="00B1549C" w:rsidP="00D27037">
      <w:pPr>
        <w:spacing w:line="360" w:lineRule="auto"/>
        <w:jc w:val="both"/>
        <w:rPr>
          <w:rFonts w:ascii="Times New Roman" w:hAnsi="Times New Roman" w:cs="Times New Roman"/>
          <w:b/>
          <w:bCs/>
        </w:rPr>
      </w:pPr>
      <w:r w:rsidRPr="00B1549C">
        <w:rPr>
          <w:rFonts w:ascii="Times New Roman" w:hAnsi="Times New Roman" w:cs="Times New Roman"/>
          <w:b/>
          <w:bCs/>
        </w:rPr>
        <w:t xml:space="preserve">Association </w:t>
      </w:r>
      <w:r w:rsidR="0039390B">
        <w:rPr>
          <w:rFonts w:ascii="Times New Roman" w:hAnsi="Times New Roman" w:cs="Times New Roman"/>
          <w:b/>
          <w:bCs/>
        </w:rPr>
        <w:t>B</w:t>
      </w:r>
      <w:r w:rsidRPr="00B1549C">
        <w:rPr>
          <w:rFonts w:ascii="Times New Roman" w:hAnsi="Times New Roman" w:cs="Times New Roman"/>
          <w:b/>
          <w:bCs/>
        </w:rPr>
        <w:t xml:space="preserve">etween Internet Use and Unmet Need for Family Planning among </w:t>
      </w:r>
      <w:r w:rsidR="00683AEF" w:rsidRPr="00BF2990">
        <w:rPr>
          <w:rFonts w:ascii="Times New Roman" w:hAnsi="Times New Roman" w:cs="Times New Roman"/>
          <w:b/>
          <w:bCs/>
        </w:rPr>
        <w:t>Currently Pregnant</w:t>
      </w:r>
      <w:r w:rsidR="00683AEF">
        <w:rPr>
          <w:rFonts w:ascii="Times New Roman" w:hAnsi="Times New Roman" w:cs="Times New Roman"/>
          <w:b/>
          <w:bCs/>
        </w:rPr>
        <w:t xml:space="preserve"> </w:t>
      </w:r>
      <w:r w:rsidRPr="00B1549C">
        <w:rPr>
          <w:rFonts w:ascii="Times New Roman" w:hAnsi="Times New Roman" w:cs="Times New Roman"/>
          <w:b/>
          <w:bCs/>
        </w:rPr>
        <w:t>Women in Bangladesh: Evidence from BDHS 2022</w:t>
      </w:r>
    </w:p>
    <w:p w14:paraId="56D8300C" w14:textId="7EE64023" w:rsidR="00B42841" w:rsidRPr="000E6548" w:rsidRDefault="00B42841" w:rsidP="00B42841">
      <w:pPr>
        <w:jc w:val="both"/>
        <w:rPr>
          <w:rFonts w:ascii="Times New Roman" w:hAnsi="Times New Roman" w:cs="Times New Roman"/>
        </w:rPr>
      </w:pPr>
      <w:r w:rsidRPr="000E6548">
        <w:rPr>
          <w:rFonts w:ascii="Times New Roman" w:hAnsi="Times New Roman" w:cs="Times New Roman"/>
          <w:b/>
          <w:bCs/>
        </w:rPr>
        <w:t>Authors:</w:t>
      </w:r>
      <w:r w:rsidRPr="000E6548">
        <w:rPr>
          <w:rFonts w:ascii="Times New Roman" w:hAnsi="Times New Roman" w:cs="Times New Roman"/>
        </w:rPr>
        <w:br/>
        <w:t>Md Salek Miah</w:t>
      </w:r>
      <w:r w:rsidR="00687E84">
        <w:rPr>
          <w:rFonts w:ascii="Times New Roman" w:hAnsi="Times New Roman" w:cs="Times New Roman"/>
          <w:vertAlign w:val="superscript"/>
        </w:rPr>
        <w:t>1</w:t>
      </w:r>
      <w:r w:rsidRPr="000E6548">
        <w:rPr>
          <w:rFonts w:ascii="Times New Roman" w:hAnsi="Times New Roman" w:cs="Times New Roman"/>
        </w:rPr>
        <w:t xml:space="preserve"> </w:t>
      </w:r>
      <w:r>
        <w:rPr>
          <w:rFonts w:ascii="Times New Roman" w:hAnsi="Times New Roman" w:cs="Times New Roman"/>
        </w:rPr>
        <w:t>and</w:t>
      </w:r>
      <w:r w:rsidRPr="000E6548">
        <w:rPr>
          <w:rFonts w:ascii="Times New Roman" w:hAnsi="Times New Roman" w:cs="Times New Roman"/>
        </w:rPr>
        <w:t xml:space="preserve"> Md Jamal Uddin</w:t>
      </w:r>
      <w:r>
        <w:rPr>
          <w:rFonts w:ascii="Times New Roman" w:hAnsi="Times New Roman" w:cs="Times New Roman"/>
        </w:rPr>
        <w:t xml:space="preserve"> </w:t>
      </w:r>
      <w:r w:rsidR="00687E84">
        <w:rPr>
          <w:rFonts w:ascii="Times New Roman" w:hAnsi="Times New Roman" w:cs="Times New Roman"/>
          <w:vertAlign w:val="superscript"/>
        </w:rPr>
        <w:t>1.2</w:t>
      </w:r>
      <w:r w:rsidRPr="000E6548">
        <w:rPr>
          <w:rFonts w:ascii="Times New Roman" w:hAnsi="Times New Roman" w:cs="Times New Roman"/>
        </w:rPr>
        <w:t>*</w:t>
      </w:r>
    </w:p>
    <w:p w14:paraId="3EB8197F" w14:textId="6B49596A" w:rsidR="00B42841" w:rsidRPr="000E6548" w:rsidRDefault="00B42841" w:rsidP="00B42841">
      <w:pPr>
        <w:jc w:val="both"/>
        <w:rPr>
          <w:rFonts w:ascii="Times New Roman" w:hAnsi="Times New Roman" w:cs="Times New Roman"/>
        </w:rPr>
      </w:pPr>
      <w:r w:rsidRPr="000E6548">
        <w:rPr>
          <w:rFonts w:ascii="Times New Roman" w:hAnsi="Times New Roman" w:cs="Times New Roman"/>
          <w:b/>
          <w:bCs/>
        </w:rPr>
        <w:t>Affiliations:</w:t>
      </w:r>
      <w:r w:rsidRPr="000E6548">
        <w:rPr>
          <w:rFonts w:ascii="Times New Roman" w:hAnsi="Times New Roman" w:cs="Times New Roman"/>
        </w:rPr>
        <w:br/>
      </w:r>
      <w:r w:rsidR="00687E84">
        <w:rPr>
          <w:rFonts w:ascii="Times New Roman" w:hAnsi="Times New Roman" w:cs="Times New Roman"/>
          <w:vertAlign w:val="superscript"/>
        </w:rPr>
        <w:t>1</w:t>
      </w:r>
      <w:r w:rsidRPr="000E6548">
        <w:rPr>
          <w:rFonts w:ascii="Times New Roman" w:hAnsi="Times New Roman" w:cs="Times New Roman"/>
        </w:rPr>
        <w:t xml:space="preserve"> Biostatistics, Epidemiology, and Public Health Research Team, Department of Statistics, Shahjalal University of Science &amp; Technology (SUST), Sylhet-3114, Bangladesh</w:t>
      </w:r>
      <w:r w:rsidRPr="000E6548">
        <w:rPr>
          <w:rFonts w:ascii="Times New Roman" w:hAnsi="Times New Roman" w:cs="Times New Roman"/>
        </w:rPr>
        <w:br/>
      </w:r>
      <w:r w:rsidR="00687E84">
        <w:rPr>
          <w:rFonts w:ascii="Times New Roman" w:hAnsi="Times New Roman" w:cs="Times New Roman"/>
          <w:vertAlign w:val="superscript"/>
        </w:rPr>
        <w:t>2</w:t>
      </w:r>
      <w:r w:rsidRPr="000E6548">
        <w:rPr>
          <w:rFonts w:ascii="Times New Roman" w:hAnsi="Times New Roman" w:cs="Times New Roman"/>
        </w:rPr>
        <w:t xml:space="preserve"> Faculty of Graduate Education, Daffodil International University, Dhaka, Bangladesh</w:t>
      </w:r>
    </w:p>
    <w:p w14:paraId="37B6EE82" w14:textId="77777777" w:rsidR="00B42841" w:rsidRPr="000E6548" w:rsidRDefault="00B42841" w:rsidP="00B42841">
      <w:pPr>
        <w:rPr>
          <w:rFonts w:ascii="Times New Roman" w:hAnsi="Times New Roman" w:cs="Times New Roman"/>
        </w:rPr>
      </w:pPr>
      <w:r w:rsidRPr="000E6548">
        <w:rPr>
          <w:rFonts w:ascii="Times New Roman" w:hAnsi="Times New Roman" w:cs="Times New Roman"/>
          <w:b/>
          <w:bCs/>
        </w:rPr>
        <w:t>Corresponding</w:t>
      </w:r>
      <w:r>
        <w:rPr>
          <w:rFonts w:ascii="Times New Roman" w:hAnsi="Times New Roman" w:cs="Times New Roman"/>
          <w:b/>
          <w:bCs/>
        </w:rPr>
        <w:t xml:space="preserve"> </w:t>
      </w:r>
      <w:r w:rsidRPr="000E6548">
        <w:rPr>
          <w:rFonts w:ascii="Times New Roman" w:hAnsi="Times New Roman" w:cs="Times New Roman"/>
          <w:b/>
          <w:bCs/>
        </w:rPr>
        <w:t>Author:</w:t>
      </w:r>
      <w:r w:rsidRPr="000E6548">
        <w:rPr>
          <w:rFonts w:ascii="Times New Roman" w:hAnsi="Times New Roman" w:cs="Times New Roman"/>
        </w:rPr>
        <w:br/>
        <w:t>Md Jamal Uddin, Ph.D., Professor, Department of Statistics, Shahjalal University of Science and Technology, Sylhet-3114, Bangladesh</w:t>
      </w:r>
      <w:r w:rsidRPr="000E6548">
        <w:rPr>
          <w:rFonts w:ascii="Times New Roman" w:hAnsi="Times New Roman" w:cs="Times New Roman"/>
        </w:rPr>
        <w:br/>
        <w:t>Phone: +8801716972846</w:t>
      </w:r>
      <w:r>
        <w:rPr>
          <w:rFonts w:ascii="Times New Roman" w:hAnsi="Times New Roman" w:cs="Times New Roman"/>
        </w:rPr>
        <w:t xml:space="preserve">, </w:t>
      </w:r>
      <w:r w:rsidRPr="000E6548">
        <w:rPr>
          <w:rFonts w:ascii="Times New Roman" w:hAnsi="Times New Roman" w:cs="Times New Roman"/>
        </w:rPr>
        <w:t>Email: jamal-sta@sust.edu</w:t>
      </w:r>
      <w:r>
        <w:rPr>
          <w:rFonts w:ascii="Times New Roman" w:hAnsi="Times New Roman" w:cs="Times New Roman"/>
        </w:rPr>
        <w:t>,</w:t>
      </w:r>
      <w:r w:rsidRPr="000E6548">
        <w:rPr>
          <w:rFonts w:ascii="Times New Roman" w:hAnsi="Times New Roman" w:cs="Times New Roman"/>
        </w:rPr>
        <w:t xml:space="preserve"> ORCID: </w:t>
      </w:r>
      <w:hyperlink r:id="rId8" w:tgtFrame="_new" w:history="1">
        <w:r w:rsidRPr="000E6548">
          <w:rPr>
            <w:rStyle w:val="Hyperlink"/>
            <w:rFonts w:ascii="Times New Roman" w:hAnsi="Times New Roman" w:cs="Times New Roman"/>
          </w:rPr>
          <w:t>https://orcid.org/0000-0002-8360-3274</w:t>
        </w:r>
      </w:hyperlink>
    </w:p>
    <w:p w14:paraId="7FE8D51A" w14:textId="77777777" w:rsidR="00B42841" w:rsidRPr="00084AC3" w:rsidRDefault="00B42841" w:rsidP="00B42841">
      <w:pPr>
        <w:jc w:val="both"/>
        <w:rPr>
          <w:rFonts w:ascii="Times New Roman" w:hAnsi="Times New Roman" w:cs="Times New Roman"/>
        </w:rPr>
      </w:pPr>
      <w:r w:rsidRPr="00084AC3">
        <w:rPr>
          <w:rFonts w:ascii="Times New Roman" w:hAnsi="Times New Roman" w:cs="Times New Roman"/>
          <w:b/>
          <w:bCs/>
        </w:rPr>
        <w:t>Co-Author:</w:t>
      </w:r>
      <w:r w:rsidRPr="00084AC3">
        <w:rPr>
          <w:rFonts w:ascii="Times New Roman" w:hAnsi="Times New Roman" w:cs="Times New Roman"/>
        </w:rPr>
        <w:br/>
        <w:t xml:space="preserve">Md Salek Miah, Email: saleksta@gmail.com. ORCID: </w:t>
      </w:r>
      <w:hyperlink r:id="rId9" w:history="1">
        <w:r w:rsidRPr="00084AC3">
          <w:rPr>
            <w:rStyle w:val="Hyperlink"/>
            <w:rFonts w:ascii="Times New Roman" w:hAnsi="Times New Roman" w:cs="Times New Roman"/>
          </w:rPr>
          <w:t>https://orcid.org/0009-0005-5973-461X</w:t>
        </w:r>
      </w:hyperlink>
    </w:p>
    <w:p w14:paraId="22444B85" w14:textId="77777777" w:rsidR="00B42841" w:rsidRDefault="00B42841" w:rsidP="00B42841">
      <w:pPr>
        <w:jc w:val="both"/>
        <w:rPr>
          <w:rFonts w:ascii="Times New Roman" w:hAnsi="Times New Roman" w:cs="Times New Roman"/>
        </w:rPr>
      </w:pPr>
      <w:r w:rsidRPr="00084AC3">
        <w:rPr>
          <w:rFonts w:ascii="Times New Roman" w:hAnsi="Times New Roman" w:cs="Times New Roman"/>
        </w:rPr>
        <w:t>Research assistant at Department of Statistics, Shahjalal University of Science and Technology, Sylhet-3114,</w:t>
      </w:r>
      <w:r>
        <w:rPr>
          <w:rFonts w:ascii="Times New Roman" w:hAnsi="Times New Roman" w:cs="Times New Roman"/>
        </w:rPr>
        <w:t xml:space="preserve"> Bangladesh.</w:t>
      </w:r>
    </w:p>
    <w:p w14:paraId="792ED112" w14:textId="77777777" w:rsidR="00EA3E52" w:rsidRDefault="00EA3E52" w:rsidP="007B0273">
      <w:pPr>
        <w:spacing w:line="360" w:lineRule="auto"/>
        <w:jc w:val="both"/>
        <w:rPr>
          <w:rFonts w:ascii="Times New Roman" w:hAnsi="Times New Roman" w:cs="Times New Roman"/>
          <w:b/>
          <w:bCs/>
        </w:rPr>
      </w:pPr>
    </w:p>
    <w:p w14:paraId="68A5D5C9" w14:textId="77777777" w:rsidR="00EA3E52" w:rsidRDefault="00EA3E52" w:rsidP="007B0273">
      <w:pPr>
        <w:spacing w:line="360" w:lineRule="auto"/>
        <w:jc w:val="both"/>
        <w:rPr>
          <w:rFonts w:ascii="Times New Roman" w:hAnsi="Times New Roman" w:cs="Times New Roman"/>
          <w:b/>
          <w:bCs/>
        </w:rPr>
      </w:pPr>
    </w:p>
    <w:p w14:paraId="62D4C7A1" w14:textId="77777777" w:rsidR="00EA3E52" w:rsidRDefault="00EA3E52" w:rsidP="007B0273">
      <w:pPr>
        <w:spacing w:line="360" w:lineRule="auto"/>
        <w:jc w:val="both"/>
        <w:rPr>
          <w:rFonts w:ascii="Times New Roman" w:hAnsi="Times New Roman" w:cs="Times New Roman"/>
          <w:b/>
          <w:bCs/>
        </w:rPr>
      </w:pPr>
    </w:p>
    <w:p w14:paraId="1F8B0313" w14:textId="77777777" w:rsidR="00EA3E52" w:rsidRDefault="00EA3E52" w:rsidP="007B0273">
      <w:pPr>
        <w:spacing w:line="360" w:lineRule="auto"/>
        <w:jc w:val="both"/>
        <w:rPr>
          <w:rFonts w:ascii="Times New Roman" w:hAnsi="Times New Roman" w:cs="Times New Roman"/>
          <w:b/>
          <w:bCs/>
        </w:rPr>
      </w:pPr>
    </w:p>
    <w:p w14:paraId="6474C8E9" w14:textId="77777777" w:rsidR="00EA3E52" w:rsidRDefault="00EA3E52" w:rsidP="007B0273">
      <w:pPr>
        <w:spacing w:line="360" w:lineRule="auto"/>
        <w:jc w:val="both"/>
        <w:rPr>
          <w:rFonts w:ascii="Times New Roman" w:hAnsi="Times New Roman" w:cs="Times New Roman"/>
          <w:b/>
          <w:bCs/>
        </w:rPr>
      </w:pPr>
    </w:p>
    <w:p w14:paraId="674B84C5" w14:textId="77777777" w:rsidR="00EA3E52" w:rsidRDefault="00EA3E52" w:rsidP="007B0273">
      <w:pPr>
        <w:spacing w:line="360" w:lineRule="auto"/>
        <w:jc w:val="both"/>
        <w:rPr>
          <w:rFonts w:ascii="Times New Roman" w:hAnsi="Times New Roman" w:cs="Times New Roman"/>
          <w:b/>
          <w:bCs/>
        </w:rPr>
      </w:pPr>
    </w:p>
    <w:p w14:paraId="4630B6F2" w14:textId="77777777" w:rsidR="008D0971" w:rsidRDefault="008D0971" w:rsidP="007B0273">
      <w:pPr>
        <w:spacing w:line="360" w:lineRule="auto"/>
        <w:jc w:val="both"/>
        <w:rPr>
          <w:rFonts w:ascii="Times New Roman" w:hAnsi="Times New Roman" w:cs="Times New Roman"/>
          <w:b/>
          <w:bCs/>
        </w:rPr>
      </w:pPr>
    </w:p>
    <w:p w14:paraId="112CD71C" w14:textId="77777777" w:rsidR="008D0971" w:rsidRDefault="008D0971" w:rsidP="007B0273">
      <w:pPr>
        <w:spacing w:line="360" w:lineRule="auto"/>
        <w:jc w:val="both"/>
        <w:rPr>
          <w:rFonts w:ascii="Times New Roman" w:hAnsi="Times New Roman" w:cs="Times New Roman"/>
          <w:b/>
          <w:bCs/>
        </w:rPr>
      </w:pPr>
    </w:p>
    <w:p w14:paraId="6BC63913" w14:textId="77777777" w:rsidR="008D0971" w:rsidRDefault="008D0971" w:rsidP="007B0273">
      <w:pPr>
        <w:spacing w:line="360" w:lineRule="auto"/>
        <w:jc w:val="both"/>
        <w:rPr>
          <w:rFonts w:ascii="Times New Roman" w:hAnsi="Times New Roman" w:cs="Times New Roman"/>
          <w:b/>
          <w:bCs/>
        </w:rPr>
      </w:pPr>
    </w:p>
    <w:p w14:paraId="13A43561" w14:textId="77777777" w:rsidR="008D0971" w:rsidRDefault="008D0971" w:rsidP="007B0273">
      <w:pPr>
        <w:spacing w:line="360" w:lineRule="auto"/>
        <w:jc w:val="both"/>
        <w:rPr>
          <w:rFonts w:ascii="Times New Roman" w:hAnsi="Times New Roman" w:cs="Times New Roman"/>
          <w:b/>
          <w:bCs/>
        </w:rPr>
      </w:pPr>
    </w:p>
    <w:p w14:paraId="647ED9AC" w14:textId="77777777" w:rsidR="00C807C6" w:rsidRDefault="00C807C6" w:rsidP="007B0273">
      <w:pPr>
        <w:spacing w:line="360" w:lineRule="auto"/>
        <w:jc w:val="both"/>
        <w:rPr>
          <w:rFonts w:ascii="Times New Roman" w:hAnsi="Times New Roman" w:cs="Times New Roman"/>
          <w:b/>
          <w:bCs/>
        </w:rPr>
      </w:pPr>
    </w:p>
    <w:p w14:paraId="60915F0A" w14:textId="6F4C905F" w:rsidR="007B0273" w:rsidRPr="007B0273" w:rsidRDefault="007B0273" w:rsidP="007B0273">
      <w:pPr>
        <w:spacing w:line="360" w:lineRule="auto"/>
        <w:jc w:val="both"/>
        <w:rPr>
          <w:rFonts w:ascii="Times New Roman" w:hAnsi="Times New Roman" w:cs="Times New Roman"/>
        </w:rPr>
      </w:pPr>
      <w:r w:rsidRPr="007B0273">
        <w:rPr>
          <w:rFonts w:ascii="Times New Roman" w:hAnsi="Times New Roman" w:cs="Times New Roman"/>
          <w:b/>
          <w:bCs/>
        </w:rPr>
        <w:lastRenderedPageBreak/>
        <w:t>Abstract</w:t>
      </w:r>
    </w:p>
    <w:p w14:paraId="1D5B7B50" w14:textId="77777777" w:rsidR="001E358B" w:rsidRPr="001E358B" w:rsidRDefault="001E358B" w:rsidP="001E358B">
      <w:pPr>
        <w:spacing w:line="360" w:lineRule="auto"/>
        <w:jc w:val="both"/>
        <w:rPr>
          <w:rFonts w:ascii="Times New Roman" w:hAnsi="Times New Roman" w:cs="Times New Roman"/>
          <w:b/>
          <w:bCs/>
        </w:rPr>
      </w:pPr>
      <w:r w:rsidRPr="001E358B">
        <w:rPr>
          <w:rFonts w:ascii="Times New Roman" w:hAnsi="Times New Roman" w:cs="Times New Roman"/>
          <w:b/>
          <w:bCs/>
        </w:rPr>
        <w:t>Objective</w:t>
      </w:r>
    </w:p>
    <w:p w14:paraId="5996696D" w14:textId="34DE6D60" w:rsidR="001E358B" w:rsidRPr="001E358B" w:rsidRDefault="001E358B" w:rsidP="001E358B">
      <w:pPr>
        <w:spacing w:line="360" w:lineRule="auto"/>
        <w:jc w:val="both"/>
        <w:rPr>
          <w:rFonts w:ascii="Times New Roman" w:hAnsi="Times New Roman" w:cs="Times New Roman"/>
        </w:rPr>
      </w:pPr>
      <w:r w:rsidRPr="001E358B">
        <w:rPr>
          <w:rFonts w:ascii="Times New Roman" w:hAnsi="Times New Roman" w:cs="Times New Roman"/>
        </w:rPr>
        <w:t xml:space="preserve">To examine the association between internet use and unmet need for family planning among </w:t>
      </w:r>
      <w:r w:rsidR="00E34B2C" w:rsidRPr="00BF2990">
        <w:rPr>
          <w:rFonts w:ascii="Times New Roman" w:hAnsi="Times New Roman" w:cs="Times New Roman"/>
        </w:rPr>
        <w:t>currently pregnant</w:t>
      </w:r>
      <w:r w:rsidR="00E34B2C">
        <w:rPr>
          <w:rFonts w:ascii="Times New Roman" w:hAnsi="Times New Roman" w:cs="Times New Roman"/>
        </w:rPr>
        <w:t xml:space="preserve"> </w:t>
      </w:r>
      <w:r w:rsidRPr="001E358B">
        <w:rPr>
          <w:rFonts w:ascii="Times New Roman" w:hAnsi="Times New Roman" w:cs="Times New Roman"/>
        </w:rPr>
        <w:t>women in Bangladesh and to assess disparities by residence, administrative division, and key socio-demographic characteristics.</w:t>
      </w:r>
    </w:p>
    <w:p w14:paraId="7A5771BB" w14:textId="77777777" w:rsidR="001E358B" w:rsidRPr="001E358B" w:rsidRDefault="001E358B" w:rsidP="001E358B">
      <w:pPr>
        <w:spacing w:line="360" w:lineRule="auto"/>
        <w:jc w:val="both"/>
        <w:rPr>
          <w:rFonts w:ascii="Times New Roman" w:hAnsi="Times New Roman" w:cs="Times New Roman"/>
          <w:b/>
          <w:bCs/>
        </w:rPr>
      </w:pPr>
      <w:r w:rsidRPr="001E358B">
        <w:rPr>
          <w:rFonts w:ascii="Times New Roman" w:hAnsi="Times New Roman" w:cs="Times New Roman"/>
          <w:b/>
          <w:bCs/>
        </w:rPr>
        <w:t>Methods</w:t>
      </w:r>
    </w:p>
    <w:p w14:paraId="1B3D0027" w14:textId="77777777" w:rsidR="00F115B6" w:rsidRDefault="001E358B" w:rsidP="001E358B">
      <w:pPr>
        <w:spacing w:line="360" w:lineRule="auto"/>
        <w:jc w:val="both"/>
        <w:rPr>
          <w:rFonts w:ascii="Times New Roman" w:hAnsi="Times New Roman" w:cs="Times New Roman"/>
        </w:rPr>
      </w:pPr>
      <w:r w:rsidRPr="001E358B">
        <w:rPr>
          <w:rFonts w:ascii="Times New Roman" w:hAnsi="Times New Roman" w:cs="Times New Roman"/>
        </w:rPr>
        <w:t xml:space="preserve">This study has used cross-sectional nationally representative Bangladesh Demographic and Health Survey (BDHS) 2022 data, including 4,370 </w:t>
      </w:r>
      <w:r w:rsidR="00412C1F" w:rsidRPr="00BF2990">
        <w:rPr>
          <w:rFonts w:ascii="Times New Roman" w:hAnsi="Times New Roman" w:cs="Times New Roman"/>
        </w:rPr>
        <w:t>currently pregnant</w:t>
      </w:r>
      <w:r w:rsidR="00412C1F">
        <w:rPr>
          <w:rFonts w:ascii="Times New Roman" w:hAnsi="Times New Roman" w:cs="Times New Roman"/>
        </w:rPr>
        <w:t xml:space="preserve"> </w:t>
      </w:r>
      <w:r w:rsidRPr="001E358B">
        <w:rPr>
          <w:rFonts w:ascii="Times New Roman" w:hAnsi="Times New Roman" w:cs="Times New Roman"/>
        </w:rPr>
        <w:t xml:space="preserve">women aged 15-49 years covering urban and rural areas of Bangladesh. Stepwise survey-weighted multivariable logistic regression models were estimated to evaluate the association between internet use and unmet need for family planning. Additionally, stratified analyses were performed by place of residence, administrative division, maternal age, age at first birth, maternal education, and media exposure. </w:t>
      </w:r>
    </w:p>
    <w:p w14:paraId="7AD84422" w14:textId="0FCF3550" w:rsidR="001E358B" w:rsidRPr="001E358B" w:rsidRDefault="001E358B" w:rsidP="001E358B">
      <w:pPr>
        <w:spacing w:line="360" w:lineRule="auto"/>
        <w:jc w:val="both"/>
        <w:rPr>
          <w:rFonts w:ascii="Times New Roman" w:hAnsi="Times New Roman" w:cs="Times New Roman"/>
          <w:b/>
          <w:bCs/>
        </w:rPr>
      </w:pPr>
      <w:r w:rsidRPr="001E358B">
        <w:rPr>
          <w:rFonts w:ascii="Times New Roman" w:hAnsi="Times New Roman" w:cs="Times New Roman"/>
          <w:b/>
          <w:bCs/>
        </w:rPr>
        <w:t>Results</w:t>
      </w:r>
    </w:p>
    <w:p w14:paraId="55BAC0F0" w14:textId="5352212C" w:rsidR="001E358B" w:rsidRPr="001E358B" w:rsidRDefault="001E358B" w:rsidP="001E358B">
      <w:pPr>
        <w:spacing w:line="360" w:lineRule="auto"/>
        <w:jc w:val="both"/>
        <w:rPr>
          <w:rFonts w:ascii="Times New Roman" w:hAnsi="Times New Roman" w:cs="Times New Roman"/>
        </w:rPr>
      </w:pPr>
      <w:r w:rsidRPr="00BF2990">
        <w:rPr>
          <w:rFonts w:ascii="Times New Roman" w:hAnsi="Times New Roman" w:cs="Times New Roman"/>
        </w:rPr>
        <w:t xml:space="preserve">Overall, 41% </w:t>
      </w:r>
      <w:r w:rsidR="00C95B1A" w:rsidRPr="00BF2990">
        <w:rPr>
          <w:rFonts w:ascii="Times New Roman" w:hAnsi="Times New Roman" w:cs="Times New Roman"/>
        </w:rPr>
        <w:t>of currently</w:t>
      </w:r>
      <w:r w:rsidR="00F115B6" w:rsidRPr="00BF2990">
        <w:rPr>
          <w:rFonts w:ascii="Times New Roman" w:hAnsi="Times New Roman" w:cs="Times New Roman"/>
        </w:rPr>
        <w:t xml:space="preserve"> pregnant </w:t>
      </w:r>
      <w:r w:rsidRPr="00BF2990">
        <w:rPr>
          <w:rFonts w:ascii="Times New Roman" w:hAnsi="Times New Roman" w:cs="Times New Roman"/>
        </w:rPr>
        <w:t xml:space="preserve">women </w:t>
      </w:r>
      <w:r w:rsidR="00F115B6" w:rsidRPr="00BF2990">
        <w:rPr>
          <w:rFonts w:ascii="Times New Roman" w:hAnsi="Times New Roman" w:cs="Times New Roman"/>
        </w:rPr>
        <w:t>had an</w:t>
      </w:r>
      <w:r w:rsidRPr="00BF2990">
        <w:rPr>
          <w:rFonts w:ascii="Times New Roman" w:hAnsi="Times New Roman" w:cs="Times New Roman"/>
        </w:rPr>
        <w:t xml:space="preserve"> unmet need</w:t>
      </w:r>
      <w:r w:rsidR="00F115B6" w:rsidRPr="00BF2990">
        <w:rPr>
          <w:rFonts w:ascii="Times New Roman" w:hAnsi="Times New Roman" w:cs="Times New Roman"/>
        </w:rPr>
        <w:t xml:space="preserve"> for family planning</w:t>
      </w:r>
      <w:r w:rsidRPr="00BF2990">
        <w:rPr>
          <w:rFonts w:ascii="Times New Roman" w:hAnsi="Times New Roman" w:cs="Times New Roman"/>
        </w:rPr>
        <w:t xml:space="preserve">. </w:t>
      </w:r>
      <w:r w:rsidR="00272F37" w:rsidRPr="00BF2990">
        <w:rPr>
          <w:rFonts w:ascii="Times New Roman" w:hAnsi="Times New Roman" w:cs="Times New Roman"/>
        </w:rPr>
        <w:t>W</w:t>
      </w:r>
      <w:r w:rsidR="00C95B1A" w:rsidRPr="00BF2990">
        <w:rPr>
          <w:rFonts w:ascii="Times New Roman" w:hAnsi="Times New Roman" w:cs="Times New Roman"/>
        </w:rPr>
        <w:t>omen who used the i</w:t>
      </w:r>
      <w:r w:rsidRPr="00BF2990">
        <w:rPr>
          <w:rFonts w:ascii="Times New Roman" w:hAnsi="Times New Roman" w:cs="Times New Roman"/>
        </w:rPr>
        <w:t xml:space="preserve">nternet </w:t>
      </w:r>
      <w:r w:rsidR="00272F37" w:rsidRPr="00BF2990">
        <w:rPr>
          <w:rFonts w:ascii="Times New Roman" w:hAnsi="Times New Roman" w:cs="Times New Roman"/>
        </w:rPr>
        <w:t xml:space="preserve">had 1.83 times </w:t>
      </w:r>
      <w:r w:rsidRPr="00BF2990">
        <w:rPr>
          <w:rFonts w:ascii="Times New Roman" w:hAnsi="Times New Roman" w:cs="Times New Roman"/>
        </w:rPr>
        <w:t xml:space="preserve">higher odds of unmet need </w:t>
      </w:r>
      <w:r w:rsidR="00C95B1A" w:rsidRPr="00BF2990">
        <w:rPr>
          <w:rFonts w:ascii="Times New Roman" w:hAnsi="Times New Roman" w:cs="Times New Roman"/>
        </w:rPr>
        <w:t xml:space="preserve">for family planning </w:t>
      </w:r>
      <w:r w:rsidR="00272F37" w:rsidRPr="00BF2990">
        <w:rPr>
          <w:rFonts w:ascii="Times New Roman" w:hAnsi="Times New Roman" w:cs="Times New Roman"/>
        </w:rPr>
        <w:t xml:space="preserve">compared with women who did not use the internet </w:t>
      </w:r>
      <w:r w:rsidRPr="00BF2990">
        <w:rPr>
          <w:rFonts w:ascii="Times New Roman" w:hAnsi="Times New Roman" w:cs="Times New Roman"/>
        </w:rPr>
        <w:t xml:space="preserve">(aOR=1.83, 95% CI:1.52–2.20). </w:t>
      </w:r>
      <w:r w:rsidR="00D31ED4" w:rsidRPr="00BF2990">
        <w:rPr>
          <w:rFonts w:ascii="Times New Roman" w:hAnsi="Times New Roman" w:cs="Times New Roman"/>
        </w:rPr>
        <w:t>Stratified analysis revealed that, the internet users had higher odds of unmet needs for family planning among all subgroups including women with early and normal age first birth, those aged 15-34 years, several divisions (Barishal, Rajshahi, and Sylhet divisions), women with no education, and those who with media access.</w:t>
      </w:r>
      <w:r w:rsidR="00D31ED4">
        <w:rPr>
          <w:rFonts w:ascii="Times New Roman" w:hAnsi="Times New Roman" w:cs="Times New Roman"/>
        </w:rPr>
        <w:t xml:space="preserve"> </w:t>
      </w:r>
      <w:r w:rsidRPr="001E358B">
        <w:rPr>
          <w:rFonts w:ascii="Times New Roman" w:hAnsi="Times New Roman" w:cs="Times New Roman"/>
        </w:rPr>
        <w:t>Spatial findings reveal particular attention is required in Chittagong to improve equitable access to contraceptive services.</w:t>
      </w:r>
    </w:p>
    <w:p w14:paraId="7888A94D" w14:textId="77777777" w:rsidR="001E358B" w:rsidRPr="001E358B" w:rsidRDefault="001E358B" w:rsidP="001E358B">
      <w:pPr>
        <w:spacing w:line="360" w:lineRule="auto"/>
        <w:jc w:val="both"/>
        <w:rPr>
          <w:rFonts w:ascii="Times New Roman" w:hAnsi="Times New Roman" w:cs="Times New Roman"/>
          <w:b/>
          <w:bCs/>
        </w:rPr>
      </w:pPr>
      <w:r w:rsidRPr="001E358B">
        <w:rPr>
          <w:rFonts w:ascii="Times New Roman" w:hAnsi="Times New Roman" w:cs="Times New Roman"/>
          <w:b/>
          <w:bCs/>
        </w:rPr>
        <w:t>Conclusions</w:t>
      </w:r>
    </w:p>
    <w:p w14:paraId="4B56A01F" w14:textId="7E19045F" w:rsidR="001E358B" w:rsidRPr="001E358B" w:rsidRDefault="001E358B" w:rsidP="00D27037">
      <w:pPr>
        <w:spacing w:line="360" w:lineRule="auto"/>
        <w:jc w:val="both"/>
        <w:rPr>
          <w:rFonts w:ascii="Times New Roman" w:hAnsi="Times New Roman" w:cs="Times New Roman"/>
        </w:rPr>
      </w:pPr>
      <w:r w:rsidRPr="001E358B">
        <w:rPr>
          <w:rFonts w:ascii="Times New Roman" w:hAnsi="Times New Roman" w:cs="Times New Roman"/>
        </w:rPr>
        <w:t xml:space="preserve">Internet use was associated with a higher unmet need for family planning among </w:t>
      </w:r>
      <w:r w:rsidR="00043EFE">
        <w:rPr>
          <w:rFonts w:ascii="Times New Roman" w:hAnsi="Times New Roman" w:cs="Times New Roman"/>
        </w:rPr>
        <w:t xml:space="preserve">currently pregnant </w:t>
      </w:r>
      <w:r w:rsidRPr="001E358B">
        <w:rPr>
          <w:rFonts w:ascii="Times New Roman" w:hAnsi="Times New Roman" w:cs="Times New Roman"/>
        </w:rPr>
        <w:t>women in Bangladesh, with substantial regional and socio-demographic heterogeneity. These findings suggest that digital access alone may not reduce unmet need without concurrent improvements in service availability and responsiveness. Targeted family planning interventions should be prioritized in high-need eastern divisions, particularly Chittagong, to reduce regional inequalities in contraceptive access.</w:t>
      </w:r>
    </w:p>
    <w:p w14:paraId="48AEB1AA" w14:textId="29A8C9E8" w:rsidR="00EA3E52" w:rsidRPr="00EA3E52" w:rsidRDefault="00EA3E52" w:rsidP="00D27037">
      <w:pPr>
        <w:spacing w:line="360" w:lineRule="auto"/>
        <w:jc w:val="both"/>
        <w:rPr>
          <w:rFonts w:ascii="Times New Roman" w:hAnsi="Times New Roman" w:cs="Times New Roman"/>
        </w:rPr>
      </w:pPr>
      <w:r>
        <w:rPr>
          <w:rFonts w:ascii="Times New Roman" w:hAnsi="Times New Roman" w:cs="Times New Roman"/>
          <w:b/>
          <w:bCs/>
        </w:rPr>
        <w:lastRenderedPageBreak/>
        <w:t xml:space="preserve">Keywords: </w:t>
      </w:r>
      <w:r w:rsidRPr="00EA3E52">
        <w:rPr>
          <w:rFonts w:ascii="Times New Roman" w:hAnsi="Times New Roman" w:cs="Times New Roman"/>
        </w:rPr>
        <w:t>Reproductive health</w:t>
      </w:r>
      <w:r>
        <w:rPr>
          <w:rFonts w:ascii="Times New Roman" w:hAnsi="Times New Roman" w:cs="Times New Roman"/>
        </w:rPr>
        <w:t xml:space="preserve">, </w:t>
      </w:r>
      <w:r w:rsidRPr="00EA3E52">
        <w:rPr>
          <w:rFonts w:ascii="Times New Roman" w:hAnsi="Times New Roman" w:cs="Times New Roman"/>
        </w:rPr>
        <w:t>Digital health</w:t>
      </w:r>
      <w:r>
        <w:rPr>
          <w:rFonts w:ascii="Times New Roman" w:hAnsi="Times New Roman" w:cs="Times New Roman"/>
        </w:rPr>
        <w:t xml:space="preserve">, </w:t>
      </w:r>
      <w:r w:rsidRPr="00EA3E52">
        <w:rPr>
          <w:rFonts w:ascii="Times New Roman" w:hAnsi="Times New Roman" w:cs="Times New Roman"/>
        </w:rPr>
        <w:t>Health services accessibility</w:t>
      </w:r>
      <w:r>
        <w:rPr>
          <w:rFonts w:ascii="Times New Roman" w:hAnsi="Times New Roman" w:cs="Times New Roman"/>
        </w:rPr>
        <w:t xml:space="preserve">, </w:t>
      </w:r>
      <w:r w:rsidRPr="00EA3E52">
        <w:rPr>
          <w:rFonts w:ascii="Times New Roman" w:hAnsi="Times New Roman" w:cs="Times New Roman"/>
        </w:rPr>
        <w:t>Bangladesh</w:t>
      </w:r>
    </w:p>
    <w:p w14:paraId="5686826A" w14:textId="325512E9" w:rsidR="007B0273" w:rsidRPr="007B0273" w:rsidRDefault="00261899" w:rsidP="00D27037">
      <w:pPr>
        <w:spacing w:line="360" w:lineRule="auto"/>
        <w:jc w:val="both"/>
        <w:rPr>
          <w:rFonts w:ascii="Times New Roman" w:hAnsi="Times New Roman" w:cs="Times New Roman"/>
          <w:b/>
          <w:bCs/>
        </w:rPr>
      </w:pPr>
      <w:r>
        <w:rPr>
          <w:rFonts w:ascii="Times New Roman" w:hAnsi="Times New Roman" w:cs="Times New Roman"/>
          <w:b/>
          <w:bCs/>
        </w:rPr>
        <w:t>1.</w:t>
      </w:r>
      <w:r w:rsidR="007B0273" w:rsidRPr="007B0273">
        <w:rPr>
          <w:rFonts w:ascii="Times New Roman" w:hAnsi="Times New Roman" w:cs="Times New Roman"/>
          <w:b/>
          <w:bCs/>
        </w:rPr>
        <w:t>Introduction</w:t>
      </w:r>
    </w:p>
    <w:p w14:paraId="429FA2C1" w14:textId="0F2DA969" w:rsidR="00856AAB" w:rsidRDefault="00785A32" w:rsidP="004C2288">
      <w:pPr>
        <w:spacing w:line="360" w:lineRule="auto"/>
        <w:jc w:val="both"/>
        <w:rPr>
          <w:rFonts w:ascii="Times New Roman" w:hAnsi="Times New Roman" w:cs="Times New Roman"/>
        </w:rPr>
      </w:pPr>
      <w:r w:rsidRPr="00BF2990">
        <w:rPr>
          <w:rFonts w:ascii="Times New Roman" w:hAnsi="Times New Roman" w:cs="Times New Roman"/>
        </w:rPr>
        <w:t xml:space="preserve">Family planning is a key factor of reproductive health that helps lower unintended pregnancies and poor maternal health status </w:t>
      </w:r>
      <w:r w:rsidR="005A5748" w:rsidRPr="00BF299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"/>
          <w:id w:val="499309819"/>
          <w:placeholder>
            <w:docPart w:val="DefaultPlaceholder_-1854013440"/>
          </w:placeholder>
        </w:sdtPr>
        <w:sdtContent>
          <w:r w:rsidR="00785DD2" w:rsidRPr="00BF2990">
            <w:rPr>
              <w:rFonts w:ascii="Times New Roman" w:hAnsi="Times New Roman" w:cs="Times New Roman"/>
              <w:color w:val="000000"/>
            </w:rPr>
            <w:t>[1]</w:t>
          </w:r>
        </w:sdtContent>
      </w:sdt>
      <w:r w:rsidR="00635BC5" w:rsidRPr="00BF2990">
        <w:rPr>
          <w:rFonts w:ascii="Times New Roman" w:hAnsi="Times New Roman" w:cs="Times New Roman"/>
        </w:rPr>
        <w:t xml:space="preserve">. </w:t>
      </w:r>
      <w:r w:rsidR="004C2288" w:rsidRPr="00BF2990">
        <w:rPr>
          <w:rFonts w:ascii="Times New Roman" w:hAnsi="Times New Roman" w:cs="Times New Roman"/>
        </w:rPr>
        <w:t xml:space="preserve">However, considerable progress in contraceptive coverage, unmet need for family planning remains a significant public health challenge in many low- and middle-income countries (LMICs) </w:t>
      </w:r>
      <w:sdt>
        <w:sdtPr>
          <w:rPr>
            <w:rFonts w:ascii="Times New Roman" w:hAnsi="Times New Roman" w:cs="Times New Roman"/>
            <w:color w:val="000000"/>
          </w:rPr>
          <w:tag w:val="MENDELEY_CITATION_v3_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"/>
          <w:id w:val="529837932"/>
          <w:placeholder>
            <w:docPart w:val="DefaultPlaceholder_-1854013440"/>
          </w:placeholder>
        </w:sdtPr>
        <w:sdtContent>
          <w:r w:rsidR="00785DD2" w:rsidRPr="00BF2990">
            <w:rPr>
              <w:rFonts w:ascii="Times New Roman" w:hAnsi="Times New Roman" w:cs="Times New Roman"/>
              <w:color w:val="000000"/>
            </w:rPr>
            <w:t>[2]</w:t>
          </w:r>
        </w:sdtContent>
      </w:sdt>
      <w:r w:rsidR="0039390B" w:rsidRPr="00BF2990">
        <w:rPr>
          <w:rFonts w:ascii="Times New Roman" w:hAnsi="Times New Roman" w:cs="Times New Roman"/>
        </w:rPr>
        <w:t xml:space="preserve">. </w:t>
      </w:r>
      <w:r w:rsidR="00D87D78" w:rsidRPr="00BF2990">
        <w:rPr>
          <w:rFonts w:ascii="Times New Roman" w:hAnsi="Times New Roman" w:cs="Times New Roman"/>
        </w:rPr>
        <w:t>Globally, about 214 million women used an unmet need for family planning, while in LMICS, more than 200 million women deficient access to family planning services</w:t>
      </w:r>
      <w:sdt>
        <w:sdtPr>
          <w:rPr>
            <w:rFonts w:ascii="Times New Roman" w:hAnsi="Times New Roman" w:cs="Times New Roman"/>
            <w:color w:val="000000"/>
          </w:rPr>
          <w:tag w:val="MENDELEY_CITATION_v3_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"/>
          <w:id w:val="-1300845411"/>
          <w:placeholder>
            <w:docPart w:val="DefaultPlaceholder_-1854013440"/>
          </w:placeholder>
        </w:sdtPr>
        <w:sdtContent>
          <w:r w:rsidR="00785DD2" w:rsidRPr="00BF2990">
            <w:rPr>
              <w:rFonts w:ascii="Times New Roman" w:hAnsi="Times New Roman" w:cs="Times New Roman"/>
              <w:color w:val="000000"/>
            </w:rPr>
            <w:t>[3]</w:t>
          </w:r>
        </w:sdtContent>
      </w:sdt>
      <w:r w:rsidR="00D87D78" w:rsidRPr="00BF2990">
        <w:rPr>
          <w:rFonts w:ascii="Times New Roman" w:hAnsi="Times New Roman" w:cs="Times New Roman"/>
        </w:rPr>
        <w:t>. The unmet needs of family planning and inconsistent use of contraception are associated with 121 million unintended pregnancies each year, accounting for almost 48% of total global pregnancies</w:t>
      </w:r>
      <w:sdt>
        <w:sdtPr>
          <w:rPr>
            <w:rFonts w:ascii="Times New Roman" w:hAnsi="Times New Roman" w:cs="Times New Roman"/>
            <w:color w:val="000000"/>
          </w:rPr>
          <w:tag w:val="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"/>
          <w:id w:val="31846952"/>
          <w:placeholder>
            <w:docPart w:val="DefaultPlaceholder_-1854013440"/>
          </w:placeholder>
        </w:sdtPr>
        <w:sdtContent>
          <w:r w:rsidR="00785DD2" w:rsidRPr="00BF2990">
            <w:rPr>
              <w:rFonts w:ascii="Times New Roman" w:hAnsi="Times New Roman" w:cs="Times New Roman"/>
              <w:color w:val="000000"/>
            </w:rPr>
            <w:t>[4, 5]</w:t>
          </w:r>
        </w:sdtContent>
      </w:sdt>
      <w:r w:rsidR="0039390B" w:rsidRPr="00BF2990">
        <w:rPr>
          <w:rFonts w:ascii="Times New Roman" w:hAnsi="Times New Roman" w:cs="Times New Roman"/>
        </w:rPr>
        <w:t>.</w:t>
      </w:r>
      <w:r w:rsidR="0039390B" w:rsidRPr="00960182">
        <w:rPr>
          <w:rFonts w:ascii="Times New Roman" w:hAnsi="Times New Roman" w:cs="Times New Roman"/>
        </w:rPr>
        <w:t xml:space="preserve"> </w:t>
      </w:r>
    </w:p>
    <w:p w14:paraId="4F0992EC" w14:textId="6F31FDF8" w:rsidR="00B1549C" w:rsidRDefault="00B1549C" w:rsidP="005A5748">
      <w:pPr>
        <w:spacing w:line="360" w:lineRule="auto"/>
        <w:jc w:val="both"/>
        <w:rPr>
          <w:rFonts w:ascii="Times New Roman" w:hAnsi="Times New Roman" w:cs="Times New Roman"/>
        </w:rPr>
      </w:pPr>
      <w:r w:rsidRPr="00960182">
        <w:rPr>
          <w:rFonts w:ascii="Times New Roman" w:hAnsi="Times New Roman" w:cs="Times New Roman"/>
        </w:rPr>
        <w:t>Globally, unmet need remains widespread. Approximately 2</w:t>
      </w:r>
      <w:r w:rsidR="005A5748">
        <w:rPr>
          <w:rFonts w:ascii="Times New Roman" w:hAnsi="Times New Roman" w:cs="Times New Roman"/>
        </w:rPr>
        <w:t>00</w:t>
      </w:r>
      <w:r w:rsidRPr="00960182">
        <w:rPr>
          <w:rFonts w:ascii="Times New Roman" w:hAnsi="Times New Roman" w:cs="Times New Roman"/>
        </w:rPr>
        <w:t xml:space="preserve"> million women in low- and middle-income countries wish to </w:t>
      </w:r>
      <w:r w:rsidR="00745080" w:rsidRPr="00960182">
        <w:rPr>
          <w:rFonts w:ascii="Times New Roman" w:hAnsi="Times New Roman" w:cs="Times New Roman"/>
        </w:rPr>
        <w:t>evade</w:t>
      </w:r>
      <w:r w:rsidRPr="00960182">
        <w:rPr>
          <w:rFonts w:ascii="Times New Roman" w:hAnsi="Times New Roman" w:cs="Times New Roman"/>
        </w:rPr>
        <w:t xml:space="preserve"> pregnancy but do not use contraception</w:t>
      </w:r>
      <w:r w:rsidR="005A574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"/>
          <w:id w:val="-1040972214"/>
          <w:placeholder>
            <w:docPart w:val="DefaultPlaceholder_-1854013440"/>
          </w:placeholder>
        </w:sdtPr>
        <w:sdtContent>
          <w:r w:rsidR="00785DD2" w:rsidRPr="00785DD2">
            <w:rPr>
              <w:rFonts w:ascii="Times New Roman" w:hAnsi="Times New Roman" w:cs="Times New Roman"/>
              <w:color w:val="000000"/>
            </w:rPr>
            <w:t>[6]</w:t>
          </w:r>
        </w:sdtContent>
      </w:sdt>
      <w:r w:rsidRPr="00960182">
        <w:rPr>
          <w:rFonts w:ascii="Times New Roman" w:hAnsi="Times New Roman" w:cs="Times New Roman"/>
        </w:rPr>
        <w:t xml:space="preserve">. Sub-Saharan Africa </w:t>
      </w:r>
      <w:r w:rsidR="00745080" w:rsidRPr="00960182">
        <w:rPr>
          <w:rFonts w:ascii="Times New Roman" w:hAnsi="Times New Roman" w:cs="Times New Roman"/>
        </w:rPr>
        <w:t>displays</w:t>
      </w:r>
      <w:r w:rsidRPr="00960182">
        <w:rPr>
          <w:rFonts w:ascii="Times New Roman" w:hAnsi="Times New Roman" w:cs="Times New Roman"/>
        </w:rPr>
        <w:t xml:space="preserve"> the highest </w:t>
      </w:r>
      <w:r w:rsidR="00745080" w:rsidRPr="00960182">
        <w:rPr>
          <w:rFonts w:ascii="Times New Roman" w:hAnsi="Times New Roman" w:cs="Times New Roman"/>
        </w:rPr>
        <w:t>prevalence,</w:t>
      </w:r>
      <w:r w:rsidRPr="00960182">
        <w:rPr>
          <w:rFonts w:ascii="Times New Roman" w:hAnsi="Times New Roman" w:cs="Times New Roman"/>
        </w:rPr>
        <w:t xml:space="preserve"> while South and Southeast Asia have lower percentages but a large absolute number of affected women</w:t>
      </w:r>
      <w:r w:rsidR="005A574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"/>
          <w:id w:val="-624544125"/>
          <w:placeholder>
            <w:docPart w:val="DefaultPlaceholder_-1854013440"/>
          </w:placeholder>
        </w:sdtPr>
        <w:sdtContent>
          <w:r w:rsidR="00785DD2" w:rsidRPr="00785DD2">
            <w:rPr>
              <w:rFonts w:ascii="Times New Roman" w:hAnsi="Times New Roman" w:cs="Times New Roman"/>
              <w:color w:val="000000"/>
            </w:rPr>
            <w:t>[7]</w:t>
          </w:r>
        </w:sdtContent>
      </w:sdt>
      <w:r w:rsidRPr="00960182">
        <w:rPr>
          <w:rFonts w:ascii="Times New Roman" w:hAnsi="Times New Roman" w:cs="Times New Roman"/>
        </w:rPr>
        <w:t xml:space="preserve">. Bangladesh has made </w:t>
      </w:r>
      <w:r w:rsidR="00745080" w:rsidRPr="00960182">
        <w:rPr>
          <w:rFonts w:ascii="Times New Roman" w:hAnsi="Times New Roman" w:cs="Times New Roman"/>
        </w:rPr>
        <w:t>notable</w:t>
      </w:r>
      <w:r w:rsidRPr="00960182">
        <w:rPr>
          <w:rFonts w:ascii="Times New Roman" w:hAnsi="Times New Roman" w:cs="Times New Roman"/>
        </w:rPr>
        <w:t xml:space="preserve"> </w:t>
      </w:r>
      <w:r w:rsidR="00745080" w:rsidRPr="00960182">
        <w:rPr>
          <w:rFonts w:ascii="Times New Roman" w:hAnsi="Times New Roman" w:cs="Times New Roman"/>
        </w:rPr>
        <w:t>improvement</w:t>
      </w:r>
      <w:r w:rsidRPr="00960182">
        <w:rPr>
          <w:rFonts w:ascii="Times New Roman" w:hAnsi="Times New Roman" w:cs="Times New Roman"/>
        </w:rPr>
        <w:t xml:space="preserve"> in contraceptive coverage over the past decades; modern contraceptive use among married women </w:t>
      </w:r>
      <w:r w:rsidR="00745080" w:rsidRPr="00960182">
        <w:rPr>
          <w:rFonts w:ascii="Times New Roman" w:hAnsi="Times New Roman" w:cs="Times New Roman"/>
        </w:rPr>
        <w:t>improved</w:t>
      </w:r>
      <w:r w:rsidRPr="00960182">
        <w:rPr>
          <w:rFonts w:ascii="Times New Roman" w:hAnsi="Times New Roman" w:cs="Times New Roman"/>
        </w:rPr>
        <w:t xml:space="preserve"> from under 10% in the 1970s to over 60% today</w:t>
      </w:r>
      <w:r w:rsidR="005A574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"/>
          <w:id w:val="1391537771"/>
          <w:placeholder>
            <w:docPart w:val="DefaultPlaceholder_-1854013440"/>
          </w:placeholder>
        </w:sdtPr>
        <w:sdtContent>
          <w:r w:rsidR="00785DD2" w:rsidRPr="00785DD2">
            <w:rPr>
              <w:rFonts w:ascii="Times New Roman" w:hAnsi="Times New Roman" w:cs="Times New Roman"/>
              <w:color w:val="000000"/>
            </w:rPr>
            <w:t>[8]</w:t>
          </w:r>
        </w:sdtContent>
      </w:sdt>
      <w:r w:rsidRPr="00960182">
        <w:rPr>
          <w:rFonts w:ascii="Times New Roman" w:hAnsi="Times New Roman" w:cs="Times New Roman"/>
        </w:rPr>
        <w:t>. Yet, analysis of</w:t>
      </w:r>
      <w:r w:rsidR="00960182">
        <w:rPr>
          <w:rFonts w:ascii="Times New Roman" w:hAnsi="Times New Roman" w:cs="Times New Roman"/>
        </w:rPr>
        <w:t xml:space="preserve"> Bangladesh Demographic and Health Survey</w:t>
      </w:r>
      <w:r w:rsidRPr="00960182">
        <w:rPr>
          <w:rFonts w:ascii="Times New Roman" w:hAnsi="Times New Roman" w:cs="Times New Roman"/>
        </w:rPr>
        <w:t xml:space="preserve"> </w:t>
      </w:r>
      <w:r w:rsidR="00960182">
        <w:rPr>
          <w:rFonts w:ascii="Times New Roman" w:hAnsi="Times New Roman" w:cs="Times New Roman"/>
        </w:rPr>
        <w:t>(</w:t>
      </w:r>
      <w:r w:rsidRPr="00960182">
        <w:rPr>
          <w:rFonts w:ascii="Times New Roman" w:hAnsi="Times New Roman" w:cs="Times New Roman"/>
        </w:rPr>
        <w:t>BDHS</w:t>
      </w:r>
      <w:r w:rsidR="00960182">
        <w:rPr>
          <w:rFonts w:ascii="Times New Roman" w:hAnsi="Times New Roman" w:cs="Times New Roman"/>
        </w:rPr>
        <w:t>)</w:t>
      </w:r>
      <w:r w:rsidRPr="00960182">
        <w:rPr>
          <w:rFonts w:ascii="Times New Roman" w:hAnsi="Times New Roman" w:cs="Times New Roman"/>
        </w:rPr>
        <w:t xml:space="preserve"> 2022 indicates that 41.8% of married women of reproductive age still have an unmet need, </w:t>
      </w:r>
      <w:r w:rsidR="00745080" w:rsidRPr="00960182">
        <w:rPr>
          <w:rFonts w:ascii="Times New Roman" w:hAnsi="Times New Roman" w:cs="Times New Roman"/>
        </w:rPr>
        <w:t>prominence</w:t>
      </w:r>
      <w:r w:rsidRPr="00960182">
        <w:rPr>
          <w:rFonts w:ascii="Times New Roman" w:hAnsi="Times New Roman" w:cs="Times New Roman"/>
        </w:rPr>
        <w:t xml:space="preserve"> </w:t>
      </w:r>
      <w:r w:rsidR="00745080" w:rsidRPr="00960182">
        <w:rPr>
          <w:rFonts w:ascii="Times New Roman" w:hAnsi="Times New Roman" w:cs="Times New Roman"/>
        </w:rPr>
        <w:t>obstinate</w:t>
      </w:r>
      <w:r w:rsidRPr="00960182">
        <w:rPr>
          <w:rFonts w:ascii="Times New Roman" w:hAnsi="Times New Roman" w:cs="Times New Roman"/>
        </w:rPr>
        <w:t xml:space="preserve"> gaps in access, autonomy, and </w:t>
      </w:r>
      <w:r w:rsidR="00745080" w:rsidRPr="00960182">
        <w:rPr>
          <w:rFonts w:ascii="Times New Roman" w:hAnsi="Times New Roman" w:cs="Times New Roman"/>
        </w:rPr>
        <w:t>evidence</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"/>
          <w:id w:val="1364099157"/>
          <w:placeholder>
            <w:docPart w:val="DefaultPlaceholder_-1854013440"/>
          </w:placeholder>
        </w:sdtPr>
        <w:sdtContent>
          <w:r w:rsidR="00785DD2" w:rsidRPr="00785DD2">
            <w:rPr>
              <w:rFonts w:ascii="Times New Roman" w:hAnsi="Times New Roman" w:cs="Times New Roman"/>
              <w:color w:val="000000"/>
            </w:rPr>
            <w:t>[9]</w:t>
          </w:r>
        </w:sdtContent>
      </w:sdt>
      <w:r w:rsidRPr="00960182">
        <w:rPr>
          <w:rFonts w:ascii="Times New Roman" w:hAnsi="Times New Roman" w:cs="Times New Roman"/>
        </w:rPr>
        <w:t>.</w:t>
      </w:r>
    </w:p>
    <w:p w14:paraId="12A5A2D6" w14:textId="479E95FA" w:rsidR="00856AAB" w:rsidRPr="00960182" w:rsidRDefault="00D87D78" w:rsidP="005A5748">
      <w:pPr>
        <w:spacing w:line="360" w:lineRule="auto"/>
        <w:jc w:val="both"/>
        <w:rPr>
          <w:rFonts w:ascii="Times New Roman" w:hAnsi="Times New Roman" w:cs="Times New Roman"/>
        </w:rPr>
      </w:pPr>
      <w:r w:rsidRPr="00BF2990">
        <w:rPr>
          <w:rFonts w:ascii="Times New Roman" w:hAnsi="Times New Roman" w:cs="Times New Roman"/>
        </w:rPr>
        <w:t xml:space="preserve">In Bangladesh, the unmet need for family planning remains common among </w:t>
      </w:r>
      <w:r w:rsidR="00295C18" w:rsidRPr="00BF2990">
        <w:rPr>
          <w:rFonts w:ascii="Times New Roman" w:hAnsi="Times New Roman" w:cs="Times New Roman"/>
        </w:rPr>
        <w:t>women</w:t>
      </w:r>
      <w:r w:rsidR="002B6D89" w:rsidRPr="00BF299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"/>
          <w:id w:val="730428169"/>
          <w:placeholder>
            <w:docPart w:val="DefaultPlaceholder_-1854013440"/>
          </w:placeholder>
        </w:sdtPr>
        <w:sdtContent>
          <w:r w:rsidR="00785DD2" w:rsidRPr="00BF2990">
            <w:rPr>
              <w:rFonts w:ascii="Times New Roman" w:hAnsi="Times New Roman" w:cs="Times New Roman"/>
              <w:color w:val="000000"/>
            </w:rPr>
            <w:t>[10]</w:t>
          </w:r>
        </w:sdtContent>
      </w:sdt>
      <w:r w:rsidR="00295C18" w:rsidRPr="00BF2990">
        <w:rPr>
          <w:rFonts w:ascii="Times New Roman" w:hAnsi="Times New Roman" w:cs="Times New Roman"/>
        </w:rPr>
        <w:t>. However, in recent decades, Bangladesh has made great progress in promoting the effectiveness of family planning programs</w:t>
      </w:r>
      <w:r w:rsidR="002B6D89" w:rsidRPr="00BF299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"/>
          <w:id w:val="600227310"/>
          <w:placeholder>
            <w:docPart w:val="DefaultPlaceholder_-1854013440"/>
          </w:placeholder>
        </w:sdtPr>
        <w:sdtContent>
          <w:r w:rsidR="00785DD2" w:rsidRPr="00BF2990">
            <w:rPr>
              <w:rFonts w:ascii="Times New Roman" w:hAnsi="Times New Roman" w:cs="Times New Roman"/>
              <w:color w:val="000000"/>
            </w:rPr>
            <w:t>[11]</w:t>
          </w:r>
        </w:sdtContent>
      </w:sdt>
      <w:r w:rsidR="00295C18" w:rsidRPr="00BF2990">
        <w:rPr>
          <w:rFonts w:ascii="Times New Roman" w:hAnsi="Times New Roman" w:cs="Times New Roman"/>
        </w:rPr>
        <w:t>.  Though, still some problems associated with contraceptive uptake</w:t>
      </w:r>
      <w:r w:rsidR="002B6D89" w:rsidRPr="00BF299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"/>
          <w:id w:val="1562673594"/>
          <w:placeholder>
            <w:docPart w:val="DefaultPlaceholder_-1854013440"/>
          </w:placeholder>
        </w:sdtPr>
        <w:sdtContent>
          <w:r w:rsidR="00785DD2" w:rsidRPr="00BF2990">
            <w:rPr>
              <w:rFonts w:ascii="Times New Roman" w:hAnsi="Times New Roman" w:cs="Times New Roman"/>
              <w:color w:val="000000"/>
            </w:rPr>
            <w:t>[12]</w:t>
          </w:r>
        </w:sdtContent>
      </w:sdt>
      <w:r w:rsidR="00295C18" w:rsidRPr="00BF2990">
        <w:rPr>
          <w:rFonts w:ascii="Times New Roman" w:hAnsi="Times New Roman" w:cs="Times New Roman"/>
        </w:rPr>
        <w:t>. The use of modern contraception among married women increased from less than 10% in the 1970s to above 60% recently</w:t>
      </w:r>
      <w:r w:rsidR="002B6D89" w:rsidRPr="00BF299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"/>
          <w:id w:val="-518161423"/>
          <w:placeholder>
            <w:docPart w:val="DefaultPlaceholder_-1854013440"/>
          </w:placeholder>
        </w:sdtPr>
        <w:sdtContent>
          <w:r w:rsidR="00785DD2" w:rsidRPr="00BF2990">
            <w:rPr>
              <w:rFonts w:ascii="Times New Roman" w:hAnsi="Times New Roman" w:cs="Times New Roman"/>
              <w:color w:val="000000"/>
            </w:rPr>
            <w:t>[8, 13]</w:t>
          </w:r>
        </w:sdtContent>
      </w:sdt>
      <w:r w:rsidR="00295C18" w:rsidRPr="00BF2990">
        <w:t xml:space="preserve">. </w:t>
      </w:r>
      <w:r w:rsidR="00295C18" w:rsidRPr="00BF2990">
        <w:rPr>
          <w:rFonts w:ascii="Times New Roman" w:hAnsi="Times New Roman" w:cs="Times New Roman"/>
        </w:rPr>
        <w:t>Therefore, identifying social and behavioral risk factors associated with contraceptive access and utilization is very important</w:t>
      </w:r>
      <w:sdt>
        <w:sdtPr>
          <w:rPr>
            <w:rFonts w:ascii="Times New Roman" w:hAnsi="Times New Roman" w:cs="Times New Roman"/>
            <w:color w:val="000000"/>
          </w:rPr>
          <w:tag w:val="MENDELEY_CITATION_v3_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"/>
          <w:id w:val="1698732397"/>
          <w:placeholder>
            <w:docPart w:val="DefaultPlaceholder_-1854013440"/>
          </w:placeholder>
        </w:sdtPr>
        <w:sdtContent>
          <w:r w:rsidR="00785DD2" w:rsidRPr="00BF2990">
            <w:rPr>
              <w:rFonts w:ascii="Times New Roman" w:hAnsi="Times New Roman" w:cs="Times New Roman"/>
              <w:color w:val="000000"/>
            </w:rPr>
            <w:t>[14]</w:t>
          </w:r>
        </w:sdtContent>
      </w:sdt>
      <w:r w:rsidR="00295C18" w:rsidRPr="00BF2990">
        <w:rPr>
          <w:rFonts w:ascii="Times New Roman" w:hAnsi="Times New Roman" w:cs="Times New Roman"/>
        </w:rPr>
        <w:t>.</w:t>
      </w:r>
      <w:r w:rsidR="005B0C2D" w:rsidRPr="00BF2990">
        <w:rPr>
          <w:rFonts w:ascii="Times New Roman" w:hAnsi="Times New Roman" w:cs="Times New Roman"/>
        </w:rPr>
        <w:t>Pregnancy intention evidence consents direct assessment of unmet need for family planning based on whether the current pregnancy was intended, mistimed, or unwanted</w:t>
      </w:r>
      <w:sdt>
        <w:sdtPr>
          <w:rPr>
            <w:rFonts w:ascii="Times New Roman" w:hAnsi="Times New Roman" w:cs="Times New Roman"/>
            <w:color w:val="000000"/>
          </w:rPr>
          <w:tag w:val="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"/>
          <w:id w:val="1990209145"/>
          <w:placeholder>
            <w:docPart w:val="DefaultPlaceholder_-1854013440"/>
          </w:placeholder>
        </w:sdtPr>
        <w:sdtContent>
          <w:r w:rsidR="00785DD2" w:rsidRPr="00BF2990">
            <w:rPr>
              <w:rFonts w:ascii="Times New Roman" w:hAnsi="Times New Roman" w:cs="Times New Roman"/>
              <w:color w:val="000000"/>
            </w:rPr>
            <w:t>[15]</w:t>
          </w:r>
        </w:sdtContent>
      </w:sdt>
      <w:r w:rsidR="005B0C2D" w:rsidRPr="00BF2990">
        <w:rPr>
          <w:rFonts w:ascii="Times New Roman" w:hAnsi="Times New Roman" w:cs="Times New Roman"/>
        </w:rPr>
        <w:t>.</w:t>
      </w:r>
    </w:p>
    <w:p w14:paraId="08AB30AC" w14:textId="03CF60C7" w:rsidR="00745080" w:rsidRPr="00960182" w:rsidRDefault="00745080" w:rsidP="005A5748">
      <w:pPr>
        <w:spacing w:line="360" w:lineRule="auto"/>
        <w:jc w:val="both"/>
        <w:rPr>
          <w:rFonts w:ascii="Times New Roman" w:hAnsi="Times New Roman" w:cs="Times New Roman"/>
        </w:rPr>
      </w:pPr>
      <w:r w:rsidRPr="00960182">
        <w:rPr>
          <w:rFonts w:ascii="Times New Roman" w:hAnsi="Times New Roman" w:cs="Times New Roman"/>
        </w:rPr>
        <w:t xml:space="preserve">The recent years have </w:t>
      </w:r>
      <w:r w:rsidR="006810D7" w:rsidRPr="00960182">
        <w:rPr>
          <w:rFonts w:ascii="Times New Roman" w:hAnsi="Times New Roman" w:cs="Times New Roman"/>
        </w:rPr>
        <w:t>observed</w:t>
      </w:r>
      <w:r w:rsidRPr="00960182">
        <w:rPr>
          <w:rFonts w:ascii="Times New Roman" w:hAnsi="Times New Roman" w:cs="Times New Roman"/>
        </w:rPr>
        <w:t xml:space="preserve"> the emergence of a digital revolution in Bangladesh, which offers new avenues for filling the gaps. Internet access, for instance, was very low in the country; in 2011, </w:t>
      </w:r>
      <w:r w:rsidRPr="00960182">
        <w:rPr>
          <w:rFonts w:ascii="Times New Roman" w:hAnsi="Times New Roman" w:cs="Times New Roman"/>
        </w:rPr>
        <w:lastRenderedPageBreak/>
        <w:t>only 7.5% of women in urban areas and 0.5% of women in rural areas used the internet. In 2014, the percentage of women in urban areas had roughly doubled, reaching 13%, while the percentage of women in rural areas remained very low, at 1.8%. In the period between 2014 and 2018, the percentage of women in Bangladesh who used the internet had risen dramatically, reaching 28% in urban areas and 6% in rural areas. In 2022, the percentage of women in rural areas who used the internet had risen sharply to 16.6%, while the percentage of women in urban areas had remained stable at 27.3%, thus narrowing the rural-urban divide</w:t>
      </w:r>
      <w:r w:rsidR="00922809">
        <w:rPr>
          <w:rFonts w:ascii="Times New Roman" w:hAnsi="Times New Roman" w:cs="Times New Roman"/>
        </w:rPr>
        <w:t>.</w:t>
      </w:r>
      <w:r w:rsidRPr="00960182">
        <w:rPr>
          <w:rFonts w:ascii="Times New Roman" w:hAnsi="Times New Roman" w:cs="Times New Roman"/>
        </w:rPr>
        <w:t xml:space="preserve"> </w:t>
      </w:r>
      <w:r w:rsidR="005B0C2D" w:rsidRPr="00BF2990">
        <w:rPr>
          <w:rFonts w:ascii="Times New Roman" w:hAnsi="Times New Roman" w:cs="Times New Roman"/>
        </w:rPr>
        <w:t xml:space="preserve">In recent decades, Bangladesh has experienced a rapid extension of internet access. Urban was 7.5% in 2011, and reached just over one quartile (27.3%) in 2022. In rural areas, while in rural areas 0.5% in 2011 and 16.6% in 2022, respectively </w:t>
      </w:r>
      <w:sdt>
        <w:sdtPr>
          <w:rPr>
            <w:rFonts w:ascii="Times New Roman" w:hAnsi="Times New Roman" w:cs="Times New Roman"/>
            <w:color w:val="000000"/>
          </w:rPr>
          <w:tag w:val="MENDELEY_CITATION_v3_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"/>
          <w:id w:val="-1277943427"/>
          <w:placeholder>
            <w:docPart w:val="DefaultPlaceholder_-1854013440"/>
          </w:placeholder>
        </w:sdtPr>
        <w:sdtContent>
          <w:r w:rsidR="00785DD2" w:rsidRPr="00BF2990">
            <w:rPr>
              <w:rFonts w:ascii="Times New Roman" w:hAnsi="Times New Roman" w:cs="Times New Roman"/>
              <w:color w:val="000000"/>
            </w:rPr>
            <w:t>[16–18]</w:t>
          </w:r>
        </w:sdtContent>
      </w:sdt>
      <w:r w:rsidR="005B0C2D" w:rsidRPr="00BF2990">
        <w:rPr>
          <w:rFonts w:ascii="Times New Roman" w:hAnsi="Times New Roman" w:cs="Times New Roman"/>
        </w:rPr>
        <w:t xml:space="preserve">. </w:t>
      </w:r>
      <w:r w:rsidR="00BF2990">
        <w:rPr>
          <w:rFonts w:ascii="Times New Roman" w:hAnsi="Times New Roman" w:cs="Times New Roman"/>
        </w:rPr>
        <w:t xml:space="preserve"> </w:t>
      </w:r>
      <w:r w:rsidRPr="00BF2990">
        <w:rPr>
          <w:rFonts w:ascii="Times New Roman" w:hAnsi="Times New Roman" w:cs="Times New Roman"/>
        </w:rPr>
        <w:t>The</w:t>
      </w:r>
      <w:r w:rsidR="00922809" w:rsidRPr="00BF2990">
        <w:rPr>
          <w:rFonts w:ascii="Times New Roman" w:hAnsi="Times New Roman" w:cs="Times New Roman"/>
        </w:rPr>
        <w:t>refore, the digital expansion provides</w:t>
      </w:r>
      <w:r w:rsidRPr="00BF2990">
        <w:rPr>
          <w:rFonts w:ascii="Times New Roman" w:hAnsi="Times New Roman" w:cs="Times New Roman"/>
        </w:rPr>
        <w:t xml:space="preserve"> opportunities for women in Bangladesh. The internet, </w:t>
      </w:r>
      <w:r w:rsidR="00922809" w:rsidRPr="00BF2990">
        <w:rPr>
          <w:rFonts w:ascii="Times New Roman" w:hAnsi="Times New Roman" w:cs="Times New Roman"/>
        </w:rPr>
        <w:t>different</w:t>
      </w:r>
      <w:r w:rsidRPr="00BF2990">
        <w:rPr>
          <w:rFonts w:ascii="Times New Roman" w:hAnsi="Times New Roman" w:cs="Times New Roman"/>
        </w:rPr>
        <w:t xml:space="preserve"> traditional forms of mass media, offers interactive facilities and information, which are</w:t>
      </w:r>
      <w:r w:rsidR="00922809" w:rsidRPr="00BF2990">
        <w:rPr>
          <w:rFonts w:ascii="Times New Roman" w:hAnsi="Times New Roman" w:cs="Times New Roman"/>
        </w:rPr>
        <w:t xml:space="preserve"> associated with maternal </w:t>
      </w:r>
      <w:r w:rsidRPr="00BF2990">
        <w:rPr>
          <w:rFonts w:ascii="Times New Roman" w:hAnsi="Times New Roman" w:cs="Times New Roman"/>
        </w:rPr>
        <w:t>health and reproductive behaviors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"/>
          <w:id w:val="1870951062"/>
          <w:placeholder>
            <w:docPart w:val="DefaultPlaceholder_-1854013440"/>
          </w:placeholder>
        </w:sdtPr>
        <w:sdtContent>
          <w:r w:rsidR="00785DD2" w:rsidRPr="00785DD2">
            <w:rPr>
              <w:rFonts w:ascii="Times New Roman" w:hAnsi="Times New Roman" w:cs="Times New Roman"/>
              <w:color w:val="000000"/>
            </w:rPr>
            <w:t>[19, 20]</w:t>
          </w:r>
        </w:sdtContent>
      </w:sdt>
      <w:r w:rsidRPr="00960182">
        <w:rPr>
          <w:rFonts w:ascii="Times New Roman" w:hAnsi="Times New Roman" w:cs="Times New Roman"/>
        </w:rPr>
        <w:t>.</w:t>
      </w:r>
    </w:p>
    <w:p w14:paraId="70F69EBF" w14:textId="37DDAF87" w:rsidR="00720820" w:rsidRPr="005C5F09" w:rsidRDefault="00B1549C" w:rsidP="00791138">
      <w:pPr>
        <w:spacing w:line="360" w:lineRule="auto"/>
        <w:jc w:val="both"/>
        <w:rPr>
          <w:rFonts w:ascii="Times New Roman" w:hAnsi="Times New Roman" w:cs="Times New Roman"/>
        </w:rPr>
      </w:pPr>
      <w:r w:rsidRPr="00960182">
        <w:rPr>
          <w:rFonts w:ascii="Times New Roman" w:hAnsi="Times New Roman" w:cs="Times New Roman"/>
        </w:rPr>
        <w:t xml:space="preserve">The </w:t>
      </w:r>
      <w:r w:rsidR="00745080" w:rsidRPr="00960182">
        <w:rPr>
          <w:rFonts w:ascii="Times New Roman" w:hAnsi="Times New Roman" w:cs="Times New Roman"/>
        </w:rPr>
        <w:t>progress</w:t>
      </w:r>
      <w:r w:rsidRPr="00960182">
        <w:rPr>
          <w:rFonts w:ascii="Times New Roman" w:hAnsi="Times New Roman" w:cs="Times New Roman"/>
        </w:rPr>
        <w:t xml:space="preserve"> of internet access is</w:t>
      </w:r>
      <w:r w:rsidR="00D14868">
        <w:rPr>
          <w:rFonts w:ascii="Times New Roman" w:hAnsi="Times New Roman" w:cs="Times New Roman"/>
        </w:rPr>
        <w:t xml:space="preserve"> very</w:t>
      </w:r>
      <w:r w:rsidRPr="00960182">
        <w:rPr>
          <w:rFonts w:ascii="Times New Roman" w:hAnsi="Times New Roman" w:cs="Times New Roman"/>
        </w:rPr>
        <w:t xml:space="preserve"> </w:t>
      </w:r>
      <w:r w:rsidR="00D14868">
        <w:rPr>
          <w:rFonts w:ascii="Times New Roman" w:hAnsi="Times New Roman" w:cs="Times New Roman"/>
        </w:rPr>
        <w:t>helpful</w:t>
      </w:r>
      <w:r w:rsidRPr="00960182">
        <w:rPr>
          <w:rFonts w:ascii="Times New Roman" w:hAnsi="Times New Roman" w:cs="Times New Roman"/>
        </w:rPr>
        <w:t xml:space="preserve"> for family planning.</w:t>
      </w:r>
      <w:r w:rsidR="00D14868">
        <w:rPr>
          <w:rFonts w:ascii="Times New Roman" w:hAnsi="Times New Roman" w:cs="Times New Roman"/>
        </w:rPr>
        <w:t xml:space="preserve"> </w:t>
      </w:r>
      <w:r w:rsidR="00720820">
        <w:rPr>
          <w:rFonts w:ascii="Times New Roman" w:hAnsi="Times New Roman" w:cs="Times New Roman"/>
        </w:rPr>
        <w:t>Though false</w:t>
      </w:r>
      <w:r w:rsidR="00D14868">
        <w:rPr>
          <w:rFonts w:ascii="Times New Roman" w:hAnsi="Times New Roman" w:cs="Times New Roman"/>
        </w:rPr>
        <w:t xml:space="preserve"> news, i</w:t>
      </w:r>
      <w:r w:rsidRPr="00960182">
        <w:rPr>
          <w:rFonts w:ascii="Times New Roman" w:hAnsi="Times New Roman" w:cs="Times New Roman"/>
        </w:rPr>
        <w:t xml:space="preserve">nformation </w:t>
      </w:r>
      <w:r w:rsidR="00745080" w:rsidRPr="00960182">
        <w:rPr>
          <w:rFonts w:ascii="Times New Roman" w:hAnsi="Times New Roman" w:cs="Times New Roman"/>
        </w:rPr>
        <w:t>blocks</w:t>
      </w:r>
      <w:r w:rsidRPr="00960182">
        <w:rPr>
          <w:rFonts w:ascii="Times New Roman" w:hAnsi="Times New Roman" w:cs="Times New Roman"/>
        </w:rPr>
        <w:t xml:space="preserve">, </w:t>
      </w:r>
      <w:r w:rsidR="00745080" w:rsidRPr="00960182">
        <w:rPr>
          <w:rFonts w:ascii="Times New Roman" w:hAnsi="Times New Roman" w:cs="Times New Roman"/>
        </w:rPr>
        <w:t>misunderstandings</w:t>
      </w:r>
      <w:r w:rsidRPr="00960182">
        <w:rPr>
          <w:rFonts w:ascii="Times New Roman" w:hAnsi="Times New Roman" w:cs="Times New Roman"/>
        </w:rPr>
        <w:t xml:space="preserve"> about contraception, and </w:t>
      </w:r>
      <w:r w:rsidR="00745080" w:rsidRPr="00960182">
        <w:rPr>
          <w:rFonts w:ascii="Times New Roman" w:hAnsi="Times New Roman" w:cs="Times New Roman"/>
        </w:rPr>
        <w:t>inadequate</w:t>
      </w:r>
      <w:r w:rsidRPr="00960182">
        <w:rPr>
          <w:rFonts w:ascii="Times New Roman" w:hAnsi="Times New Roman" w:cs="Times New Roman"/>
        </w:rPr>
        <w:t xml:space="preserve"> exposure to health </w:t>
      </w:r>
      <w:r w:rsidR="00745080" w:rsidRPr="00960182">
        <w:rPr>
          <w:rFonts w:ascii="Times New Roman" w:hAnsi="Times New Roman" w:cs="Times New Roman"/>
        </w:rPr>
        <w:t>facilities</w:t>
      </w:r>
      <w:r w:rsidRPr="00960182">
        <w:rPr>
          <w:rFonts w:ascii="Times New Roman" w:hAnsi="Times New Roman" w:cs="Times New Roman"/>
        </w:rPr>
        <w:t xml:space="preserve"> </w:t>
      </w:r>
      <w:r w:rsidR="00745080" w:rsidRPr="00960182">
        <w:rPr>
          <w:rFonts w:ascii="Times New Roman" w:hAnsi="Times New Roman" w:cs="Times New Roman"/>
        </w:rPr>
        <w:t>subsidize</w:t>
      </w:r>
      <w:r w:rsidRPr="00960182">
        <w:rPr>
          <w:rFonts w:ascii="Times New Roman" w:hAnsi="Times New Roman" w:cs="Times New Roman"/>
        </w:rPr>
        <w:t xml:space="preserve"> to high unmet need</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E0Mjk2NmUtMjMyNi00NWRiLWFmYzgtM2VkYTVlYWQ4MDU5IiwicHJvcGVydGllcyI6eyJub3RlSW5kZXgiOjB9LCJpc0VkaXRlZCI6ZmFsc2UsIm1hbnVhbE92ZXJyaWRlIjp7ImlzTWFudWFsbHlPdmVycmlkZGVuIjpmYWxzZSwiY2l0ZXByb2NUZXh0IjoiWzIxXSIsIm1hbnVhbE92ZXJyaWRlVGV4dCI6IiJ9LCJjaXRhdGlvbkl0ZW1zIjpbeyJpZCI6IjVhMmE0NjEyLTZhMDMtM2M4OS05OWE1LTRhYzU3OTQzYzQyNCIsIml0ZW1EYXRhIjp7InR5cGUiOiJhcnRpY2xlLWpvdXJuYWwiLCJpZCI6IjVhMmE0NjEyLTZhMDMtM2M4OS05OWE1LTRhYzU3OTQzYzQyNC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372429399"/>
          <w:placeholder>
            <w:docPart w:val="DefaultPlaceholder_-1854013440"/>
          </w:placeholder>
        </w:sdtPr>
        <w:sdtContent>
          <w:r w:rsidR="00785DD2" w:rsidRPr="00785DD2">
            <w:rPr>
              <w:rFonts w:ascii="Times New Roman" w:hAnsi="Times New Roman" w:cs="Times New Roman"/>
              <w:color w:val="000000"/>
            </w:rPr>
            <w:t>[21]</w:t>
          </w:r>
        </w:sdtContent>
      </w:sdt>
      <w:r w:rsidRPr="00960182">
        <w:rPr>
          <w:rFonts w:ascii="Times New Roman" w:hAnsi="Times New Roman" w:cs="Times New Roman"/>
        </w:rPr>
        <w:t xml:space="preserve">. </w:t>
      </w:r>
      <w:r w:rsidR="00720820">
        <w:rPr>
          <w:rFonts w:ascii="Times New Roman" w:hAnsi="Times New Roman" w:cs="Times New Roman"/>
        </w:rPr>
        <w:t xml:space="preserve"> Healthy i</w:t>
      </w:r>
      <w:r w:rsidRPr="00960182">
        <w:rPr>
          <w:rFonts w:ascii="Times New Roman" w:hAnsi="Times New Roman" w:cs="Times New Roman"/>
        </w:rPr>
        <w:t xml:space="preserve">nternet use can </w:t>
      </w:r>
      <w:r w:rsidR="00720820">
        <w:rPr>
          <w:rFonts w:ascii="Times New Roman" w:hAnsi="Times New Roman" w:cs="Times New Roman"/>
        </w:rPr>
        <w:t>provide</w:t>
      </w:r>
      <w:r w:rsidRPr="00960182">
        <w:rPr>
          <w:rFonts w:ascii="Times New Roman" w:hAnsi="Times New Roman" w:cs="Times New Roman"/>
        </w:rPr>
        <w:t xml:space="preserve"> women with </w:t>
      </w:r>
      <w:r w:rsidR="000D6FC2" w:rsidRPr="00960182">
        <w:rPr>
          <w:rFonts w:ascii="Times New Roman" w:hAnsi="Times New Roman" w:cs="Times New Roman"/>
        </w:rPr>
        <w:t>opportune</w:t>
      </w:r>
      <w:r w:rsidRPr="00960182">
        <w:rPr>
          <w:rFonts w:ascii="Times New Roman" w:hAnsi="Times New Roman" w:cs="Times New Roman"/>
        </w:rPr>
        <w:t xml:space="preserve">, </w:t>
      </w:r>
      <w:r w:rsidR="000D6FC2" w:rsidRPr="00960182">
        <w:rPr>
          <w:rFonts w:ascii="Times New Roman" w:hAnsi="Times New Roman" w:cs="Times New Roman"/>
        </w:rPr>
        <w:t>correct</w:t>
      </w:r>
      <w:r w:rsidRPr="00960182">
        <w:rPr>
          <w:rFonts w:ascii="Times New Roman" w:hAnsi="Times New Roman" w:cs="Times New Roman"/>
        </w:rPr>
        <w:t xml:space="preserve"> information on contraception, peer </w:t>
      </w:r>
      <w:r w:rsidR="000D6FC2" w:rsidRPr="00960182">
        <w:rPr>
          <w:rFonts w:ascii="Times New Roman" w:hAnsi="Times New Roman" w:cs="Times New Roman"/>
        </w:rPr>
        <w:t>sustenance</w:t>
      </w:r>
      <w:r w:rsidRPr="00960182">
        <w:rPr>
          <w:rFonts w:ascii="Times New Roman" w:hAnsi="Times New Roman" w:cs="Times New Roman"/>
        </w:rPr>
        <w:t xml:space="preserve">, and </w:t>
      </w:r>
      <w:r w:rsidR="000D6FC2" w:rsidRPr="00960182">
        <w:rPr>
          <w:rFonts w:ascii="Times New Roman" w:hAnsi="Times New Roman" w:cs="Times New Roman"/>
        </w:rPr>
        <w:t>associated</w:t>
      </w:r>
      <w:r w:rsidRPr="00960182">
        <w:rPr>
          <w:rFonts w:ascii="Times New Roman" w:hAnsi="Times New Roman" w:cs="Times New Roman"/>
        </w:rPr>
        <w:t xml:space="preserve"> to health services, potentially </w:t>
      </w:r>
      <w:r w:rsidR="000D6FC2" w:rsidRPr="00960182">
        <w:rPr>
          <w:rFonts w:ascii="Times New Roman" w:hAnsi="Times New Roman" w:cs="Times New Roman"/>
        </w:rPr>
        <w:t>plummeting</w:t>
      </w:r>
      <w:r w:rsidRPr="00960182">
        <w:rPr>
          <w:rFonts w:ascii="Times New Roman" w:hAnsi="Times New Roman" w:cs="Times New Roman"/>
        </w:rPr>
        <w:t xml:space="preserve"> unmet need and empowering women to make informed decisions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"/>
          <w:id w:val="-920334872"/>
          <w:placeholder>
            <w:docPart w:val="DefaultPlaceholder_-1854013440"/>
          </w:placeholder>
        </w:sdtPr>
        <w:sdtContent>
          <w:r w:rsidR="00785DD2" w:rsidRPr="00785DD2">
            <w:rPr>
              <w:rFonts w:ascii="Times New Roman" w:hAnsi="Times New Roman" w:cs="Times New Roman"/>
              <w:color w:val="000000"/>
            </w:rPr>
            <w:t>[22–24]</w:t>
          </w:r>
        </w:sdtContent>
      </w:sdt>
      <w:r w:rsidRPr="00960182">
        <w:rPr>
          <w:rFonts w:ascii="Times New Roman" w:hAnsi="Times New Roman" w:cs="Times New Roman"/>
        </w:rPr>
        <w:t xml:space="preserve">. However, the </w:t>
      </w:r>
      <w:r w:rsidR="000D6FC2" w:rsidRPr="00960182">
        <w:rPr>
          <w:rFonts w:ascii="Times New Roman" w:hAnsi="Times New Roman" w:cs="Times New Roman"/>
        </w:rPr>
        <w:t>association</w:t>
      </w:r>
      <w:r w:rsidRPr="00960182">
        <w:rPr>
          <w:rFonts w:ascii="Times New Roman" w:hAnsi="Times New Roman" w:cs="Times New Roman"/>
        </w:rPr>
        <w:t xml:space="preserve"> between internet use and family planning outcomes in Bangladesh remains</w:t>
      </w:r>
      <w:r w:rsidR="000D6FC2" w:rsidRPr="00960182">
        <w:rPr>
          <w:rFonts w:ascii="Times New Roman" w:hAnsi="Times New Roman" w:cs="Times New Roman"/>
        </w:rPr>
        <w:t xml:space="preserve"> limited</w:t>
      </w:r>
      <w:r w:rsidRPr="00960182">
        <w:rPr>
          <w:rFonts w:ascii="Times New Roman" w:hAnsi="Times New Roman" w:cs="Times New Roman"/>
        </w:rPr>
        <w:t xml:space="preserve"> </w:t>
      </w:r>
      <w:r w:rsidR="000D6FC2" w:rsidRPr="00960182">
        <w:rPr>
          <w:rFonts w:ascii="Times New Roman" w:hAnsi="Times New Roman" w:cs="Times New Roman"/>
        </w:rPr>
        <w:t>explored</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"/>
          <w:id w:val="1146932150"/>
          <w:placeholder>
            <w:docPart w:val="DefaultPlaceholder_-1854013440"/>
          </w:placeholder>
        </w:sdtPr>
        <w:sdtContent>
          <w:r w:rsidR="00785DD2" w:rsidRPr="00785DD2">
            <w:rPr>
              <w:rFonts w:ascii="Times New Roman" w:hAnsi="Times New Roman" w:cs="Times New Roman"/>
              <w:color w:val="000000"/>
            </w:rPr>
            <w:t>[16]</w:t>
          </w:r>
        </w:sdtContent>
      </w:sdt>
      <w:r w:rsidRPr="00960182">
        <w:rPr>
          <w:rFonts w:ascii="Times New Roman" w:hAnsi="Times New Roman" w:cs="Times New Roman"/>
        </w:rPr>
        <w:t xml:space="preserve">. Existing </w:t>
      </w:r>
      <w:r w:rsidR="000D6FC2" w:rsidRPr="00960182">
        <w:rPr>
          <w:rFonts w:ascii="Times New Roman" w:hAnsi="Times New Roman" w:cs="Times New Roman"/>
        </w:rPr>
        <w:t>investigations</w:t>
      </w:r>
      <w:r w:rsidRPr="00960182">
        <w:rPr>
          <w:rFonts w:ascii="Times New Roman" w:hAnsi="Times New Roman" w:cs="Times New Roman"/>
        </w:rPr>
        <w:t xml:space="preserve"> </w:t>
      </w:r>
      <w:r w:rsidR="000D6FC2" w:rsidRPr="00960182">
        <w:rPr>
          <w:rFonts w:ascii="Times New Roman" w:hAnsi="Times New Roman" w:cs="Times New Roman"/>
        </w:rPr>
        <w:t>mostly</w:t>
      </w:r>
      <w:r w:rsidRPr="00960182">
        <w:rPr>
          <w:rFonts w:ascii="Times New Roman" w:hAnsi="Times New Roman" w:cs="Times New Roman"/>
        </w:rPr>
        <w:t xml:space="preserve"> focus on socio-demographic determinants of unmet need</w:t>
      </w:r>
      <w:r w:rsidR="00745080" w:rsidRPr="00960182">
        <w:rPr>
          <w:rFonts w:ascii="Times New Roman" w:hAnsi="Times New Roman" w:cs="Times New Roman"/>
        </w:rPr>
        <w:t xml:space="preserve"> </w:t>
      </w:r>
      <w:r w:rsidRPr="00960182">
        <w:rPr>
          <w:rFonts w:ascii="Times New Roman" w:hAnsi="Times New Roman" w:cs="Times New Roman"/>
        </w:rPr>
        <w:t>age, parity, education, residence, and media exposure</w:t>
      </w:r>
      <w:r w:rsidR="00745080" w:rsidRPr="00960182">
        <w:rPr>
          <w:rFonts w:ascii="Times New Roman" w:hAnsi="Times New Roman" w:cs="Times New Roman"/>
        </w:rPr>
        <w:t xml:space="preserve"> </w:t>
      </w:r>
      <w:r w:rsidRPr="00960182">
        <w:rPr>
          <w:rFonts w:ascii="Times New Roman" w:hAnsi="Times New Roman" w:cs="Times New Roman"/>
        </w:rPr>
        <w:t xml:space="preserve">while overlooking digital </w:t>
      </w:r>
      <w:r w:rsidR="000D6FC2" w:rsidRPr="00960182">
        <w:rPr>
          <w:rFonts w:ascii="Times New Roman" w:hAnsi="Times New Roman" w:cs="Times New Roman"/>
        </w:rPr>
        <w:t>assignation</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"/>
          <w:id w:val="1488912664"/>
          <w:placeholder>
            <w:docPart w:val="DefaultPlaceholder_-1854013440"/>
          </w:placeholder>
        </w:sdtPr>
        <w:sdtContent>
          <w:r w:rsidR="00785DD2" w:rsidRPr="00785DD2">
            <w:rPr>
              <w:rFonts w:ascii="Times New Roman" w:hAnsi="Times New Roman" w:cs="Times New Roman"/>
              <w:color w:val="000000"/>
            </w:rPr>
            <w:t>[25]</w:t>
          </w:r>
        </w:sdtContent>
      </w:sdt>
      <w:r w:rsidRPr="00960182">
        <w:rPr>
          <w:rFonts w:ascii="Times New Roman" w:hAnsi="Times New Roman" w:cs="Times New Roman"/>
        </w:rPr>
        <w:t xml:space="preserve">. Moreover, the </w:t>
      </w:r>
      <w:r w:rsidR="00720820">
        <w:rPr>
          <w:rFonts w:ascii="Times New Roman" w:hAnsi="Times New Roman" w:cs="Times New Roman"/>
        </w:rPr>
        <w:t>use</w:t>
      </w:r>
      <w:r w:rsidRPr="00960182">
        <w:rPr>
          <w:rFonts w:ascii="Times New Roman" w:hAnsi="Times New Roman" w:cs="Times New Roman"/>
        </w:rPr>
        <w:t xml:space="preserve"> of internet use may </w:t>
      </w:r>
      <w:r w:rsidR="000D6FC2" w:rsidRPr="00960182">
        <w:rPr>
          <w:rFonts w:ascii="Times New Roman" w:hAnsi="Times New Roman" w:cs="Times New Roman"/>
        </w:rPr>
        <w:t>fluctuate</w:t>
      </w:r>
      <w:r w:rsidRPr="00960182">
        <w:rPr>
          <w:rFonts w:ascii="Times New Roman" w:hAnsi="Times New Roman" w:cs="Times New Roman"/>
        </w:rPr>
        <w:t xml:space="preserve"> across subgroups, such as maternal age, age at first birth, maternal education, and urban-rural residence</w:t>
      </w:r>
      <w:r w:rsidR="00720820">
        <w:rPr>
          <w:rFonts w:ascii="Times New Roman" w:hAnsi="Times New Roman" w:cs="Times New Roman"/>
        </w:rPr>
        <w:t xml:space="preserve"> indicating an evidence and</w:t>
      </w:r>
      <w:r w:rsidRPr="00960182">
        <w:rPr>
          <w:rFonts w:ascii="Times New Roman" w:hAnsi="Times New Roman" w:cs="Times New Roman"/>
        </w:rPr>
        <w:t xml:space="preserve"> critical knowledge gap</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"/>
          <w:id w:val="-2019073530"/>
          <w:placeholder>
            <w:docPart w:val="DefaultPlaceholder_-1854013440"/>
          </w:placeholder>
        </w:sdtPr>
        <w:sdtContent>
          <w:r w:rsidR="00785DD2" w:rsidRPr="00785DD2">
            <w:rPr>
              <w:rFonts w:ascii="Times New Roman" w:hAnsi="Times New Roman" w:cs="Times New Roman"/>
              <w:color w:val="000000"/>
            </w:rPr>
            <w:t>[26]</w:t>
          </w:r>
        </w:sdtContent>
      </w:sdt>
      <w:r w:rsidRPr="00960182">
        <w:rPr>
          <w:rFonts w:ascii="Times New Roman" w:hAnsi="Times New Roman" w:cs="Times New Roman"/>
        </w:rPr>
        <w:t>.</w:t>
      </w:r>
      <w:r w:rsidR="006810D7">
        <w:rPr>
          <w:rFonts w:ascii="Times New Roman" w:hAnsi="Times New Roman" w:cs="Times New Roman"/>
        </w:rPr>
        <w:t xml:space="preserve"> </w:t>
      </w:r>
      <w:r w:rsidR="00720820" w:rsidRPr="00BF2990">
        <w:rPr>
          <w:rFonts w:ascii="Times New Roman" w:hAnsi="Times New Roman" w:cs="Times New Roman"/>
        </w:rPr>
        <w:t>Therefore, internet use may be associated to understand and explore the unmet need of family</w:t>
      </w:r>
      <w:r w:rsidR="00791138" w:rsidRPr="00BF2990">
        <w:rPr>
          <w:rFonts w:ascii="Times New Roman" w:hAnsi="Times New Roman" w:cs="Times New Roman"/>
        </w:rPr>
        <w:t xml:space="preserve"> for progress universal health coverage</w:t>
      </w:r>
      <w:r w:rsidR="00720820" w:rsidRPr="00BF2990">
        <w:rPr>
          <w:rFonts w:ascii="Times New Roman" w:hAnsi="Times New Roman" w:cs="Times New Roman"/>
        </w:rPr>
        <w:t>.</w:t>
      </w:r>
    </w:p>
    <w:p w14:paraId="2D73FB4D" w14:textId="42DD7666" w:rsidR="00B1549C" w:rsidRPr="00960182" w:rsidRDefault="00720820" w:rsidP="006810D7">
      <w:pPr>
        <w:spacing w:line="360" w:lineRule="auto"/>
        <w:jc w:val="both"/>
        <w:rPr>
          <w:rFonts w:ascii="Times New Roman" w:hAnsi="Times New Roman" w:cs="Times New Roman"/>
        </w:rPr>
      </w:pPr>
      <w:r>
        <w:rPr>
          <w:rFonts w:ascii="Times New Roman" w:hAnsi="Times New Roman" w:cs="Times New Roman"/>
        </w:rPr>
        <w:t xml:space="preserve"> </w:t>
      </w:r>
      <w:r w:rsidR="00B1549C" w:rsidRPr="00960182">
        <w:rPr>
          <w:rFonts w:ascii="Times New Roman" w:hAnsi="Times New Roman" w:cs="Times New Roman"/>
        </w:rPr>
        <w:t xml:space="preserve">Addressing unmet need aligns with Sustainable Development </w:t>
      </w:r>
      <w:r w:rsidR="000D6FC2" w:rsidRPr="00960182">
        <w:rPr>
          <w:rFonts w:ascii="Times New Roman" w:hAnsi="Times New Roman" w:cs="Times New Roman"/>
        </w:rPr>
        <w:t>Goals (SDG)</w:t>
      </w:r>
      <w:r w:rsidR="00B1549C" w:rsidRPr="00960182">
        <w:rPr>
          <w:rFonts w:ascii="Times New Roman" w:hAnsi="Times New Roman" w:cs="Times New Roman"/>
        </w:rPr>
        <w:t>, particularly SDG 3 (ensuring healthy lives) and SDG 5 (achieving gender equality</w:t>
      </w:r>
      <w:r w:rsidR="00B1549C" w:rsidRPr="00BF2990">
        <w:rPr>
          <w:rFonts w:ascii="Times New Roman" w:hAnsi="Times New Roman" w:cs="Times New Roman"/>
        </w:rPr>
        <w:t xml:space="preserve">). </w:t>
      </w:r>
      <w:r w:rsidR="006810D7" w:rsidRPr="00BF2990">
        <w:rPr>
          <w:rFonts w:ascii="Times New Roman" w:hAnsi="Times New Roman" w:cs="Times New Roman"/>
        </w:rPr>
        <w:t>Examining the association between internet use and reproductive health outcomes can reveal evidence-based policy to provide targeted, context-specific, and effective public health interventions</w:t>
      </w:r>
      <w:r w:rsidR="006810D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"/>
          <w:id w:val="1210924727"/>
          <w:placeholder>
            <w:docPart w:val="DefaultPlaceholder_-1854013440"/>
          </w:placeholder>
        </w:sdtPr>
        <w:sdtContent>
          <w:r w:rsidR="00785DD2" w:rsidRPr="00785DD2">
            <w:rPr>
              <w:rFonts w:ascii="Times New Roman" w:hAnsi="Times New Roman" w:cs="Times New Roman"/>
              <w:color w:val="000000"/>
            </w:rPr>
            <w:t>[23]</w:t>
          </w:r>
        </w:sdtContent>
      </w:sdt>
      <w:r w:rsidR="00B1549C" w:rsidRPr="00960182">
        <w:rPr>
          <w:rFonts w:ascii="Times New Roman" w:hAnsi="Times New Roman" w:cs="Times New Roman"/>
        </w:rPr>
        <w:t xml:space="preserve">. This is </w:t>
      </w:r>
      <w:r w:rsidR="000D6FC2" w:rsidRPr="00960182">
        <w:rPr>
          <w:rFonts w:ascii="Times New Roman" w:hAnsi="Times New Roman" w:cs="Times New Roman"/>
        </w:rPr>
        <w:t>particularly</w:t>
      </w:r>
      <w:r w:rsidR="00B1549C" w:rsidRPr="00960182">
        <w:rPr>
          <w:rFonts w:ascii="Times New Roman" w:hAnsi="Times New Roman" w:cs="Times New Roman"/>
        </w:rPr>
        <w:t xml:space="preserve"> </w:t>
      </w:r>
      <w:r w:rsidR="000D6FC2" w:rsidRPr="00960182">
        <w:rPr>
          <w:rFonts w:ascii="Times New Roman" w:hAnsi="Times New Roman" w:cs="Times New Roman"/>
        </w:rPr>
        <w:t>significant</w:t>
      </w:r>
      <w:r w:rsidR="00B1549C" w:rsidRPr="00960182">
        <w:rPr>
          <w:rFonts w:ascii="Times New Roman" w:hAnsi="Times New Roman" w:cs="Times New Roman"/>
        </w:rPr>
        <w:t xml:space="preserve"> for women in rural or </w:t>
      </w:r>
      <w:r w:rsidR="000D6FC2" w:rsidRPr="00960182">
        <w:rPr>
          <w:rFonts w:ascii="Times New Roman" w:hAnsi="Times New Roman" w:cs="Times New Roman"/>
        </w:rPr>
        <w:t>downgraded</w:t>
      </w:r>
      <w:r w:rsidR="00B1549C" w:rsidRPr="00960182">
        <w:rPr>
          <w:rFonts w:ascii="Times New Roman" w:hAnsi="Times New Roman" w:cs="Times New Roman"/>
        </w:rPr>
        <w:t xml:space="preserve"> </w:t>
      </w:r>
      <w:r w:rsidR="000D6FC2" w:rsidRPr="00960182">
        <w:rPr>
          <w:rFonts w:ascii="Times New Roman" w:hAnsi="Times New Roman" w:cs="Times New Roman"/>
        </w:rPr>
        <w:t>societies</w:t>
      </w:r>
      <w:r w:rsidR="00B1549C" w:rsidRPr="00960182">
        <w:rPr>
          <w:rFonts w:ascii="Times New Roman" w:hAnsi="Times New Roman" w:cs="Times New Roman"/>
        </w:rPr>
        <w:t xml:space="preserve"> who </w:t>
      </w:r>
      <w:r w:rsidR="000D6FC2" w:rsidRPr="00960182">
        <w:rPr>
          <w:rFonts w:ascii="Times New Roman" w:hAnsi="Times New Roman" w:cs="Times New Roman"/>
        </w:rPr>
        <w:t>archeologically</w:t>
      </w:r>
      <w:r w:rsidR="00B1549C" w:rsidRPr="00960182">
        <w:rPr>
          <w:rFonts w:ascii="Times New Roman" w:hAnsi="Times New Roman" w:cs="Times New Roman"/>
        </w:rPr>
        <w:t xml:space="preserve"> have </w:t>
      </w:r>
      <w:r w:rsidR="000D6FC2" w:rsidRPr="00960182">
        <w:rPr>
          <w:rFonts w:ascii="Times New Roman" w:hAnsi="Times New Roman" w:cs="Times New Roman"/>
        </w:rPr>
        <w:t>challenged</w:t>
      </w:r>
      <w:r w:rsidR="00B1549C" w:rsidRPr="00960182">
        <w:rPr>
          <w:rFonts w:ascii="Times New Roman" w:hAnsi="Times New Roman" w:cs="Times New Roman"/>
        </w:rPr>
        <w:t xml:space="preserve"> </w:t>
      </w:r>
      <w:r w:rsidR="000D6FC2" w:rsidRPr="00960182">
        <w:rPr>
          <w:rFonts w:ascii="Times New Roman" w:hAnsi="Times New Roman" w:cs="Times New Roman"/>
        </w:rPr>
        <w:t>inadequate</w:t>
      </w:r>
      <w:r w:rsidR="00B1549C" w:rsidRPr="00960182">
        <w:rPr>
          <w:rFonts w:ascii="Times New Roman" w:hAnsi="Times New Roman" w:cs="Times New Roman"/>
        </w:rPr>
        <w:t xml:space="preserve"> </w:t>
      </w:r>
      <w:r w:rsidR="000D6FC2" w:rsidRPr="00960182">
        <w:rPr>
          <w:rFonts w:ascii="Times New Roman" w:hAnsi="Times New Roman" w:cs="Times New Roman"/>
        </w:rPr>
        <w:t>contact</w:t>
      </w:r>
      <w:r w:rsidR="00B1549C" w:rsidRPr="00960182">
        <w:rPr>
          <w:rFonts w:ascii="Times New Roman" w:hAnsi="Times New Roman" w:cs="Times New Roman"/>
        </w:rPr>
        <w:t xml:space="preserve"> to health </w:t>
      </w:r>
      <w:r w:rsidR="000D6FC2" w:rsidRPr="00960182">
        <w:rPr>
          <w:rFonts w:ascii="Times New Roman" w:hAnsi="Times New Roman" w:cs="Times New Roman"/>
        </w:rPr>
        <w:t>evidence</w:t>
      </w:r>
      <w:r w:rsidR="00B1549C" w:rsidRPr="00960182">
        <w:rPr>
          <w:rFonts w:ascii="Times New Roman" w:hAnsi="Times New Roman" w:cs="Times New Roman"/>
        </w:rPr>
        <w:t xml:space="preserve"> and </w:t>
      </w:r>
      <w:r w:rsidR="000D6FC2" w:rsidRPr="00960182">
        <w:rPr>
          <w:rFonts w:ascii="Times New Roman" w:hAnsi="Times New Roman" w:cs="Times New Roman"/>
        </w:rPr>
        <w:t>facilities</w:t>
      </w:r>
      <w:r w:rsidR="00B1549C" w:rsidRPr="00960182">
        <w:rPr>
          <w:rFonts w:ascii="Times New Roman" w:hAnsi="Times New Roman" w:cs="Times New Roman"/>
        </w:rPr>
        <w:t>.</w:t>
      </w:r>
    </w:p>
    <w:p w14:paraId="557C8267" w14:textId="63EC26B0" w:rsidR="00B1549C" w:rsidRPr="00960182" w:rsidRDefault="00B1549C" w:rsidP="005A5748">
      <w:pPr>
        <w:spacing w:line="360" w:lineRule="auto"/>
        <w:jc w:val="both"/>
        <w:rPr>
          <w:rFonts w:ascii="Times New Roman" w:hAnsi="Times New Roman" w:cs="Times New Roman"/>
        </w:rPr>
      </w:pPr>
      <w:commentRangeStart w:id="0"/>
      <w:r w:rsidRPr="00960182">
        <w:rPr>
          <w:rFonts w:ascii="Times New Roman" w:hAnsi="Times New Roman" w:cs="Times New Roman"/>
        </w:rPr>
        <w:lastRenderedPageBreak/>
        <w:t xml:space="preserve">Therefore, </w:t>
      </w:r>
      <w:r w:rsidR="00960182">
        <w:rPr>
          <w:rFonts w:ascii="Times New Roman" w:hAnsi="Times New Roman" w:cs="Times New Roman"/>
        </w:rPr>
        <w:t xml:space="preserve">the main goal of this study is to: </w:t>
      </w:r>
      <w:r w:rsidRPr="00960182">
        <w:rPr>
          <w:rFonts w:ascii="Times New Roman" w:hAnsi="Times New Roman" w:cs="Times New Roman"/>
        </w:rPr>
        <w:t xml:space="preserve"> </w:t>
      </w:r>
    </w:p>
    <w:p w14:paraId="24A3838F" w14:textId="5A5D0E79" w:rsidR="00B1549C" w:rsidRPr="00960182" w:rsidRDefault="00B1549C" w:rsidP="005A5748">
      <w:pPr>
        <w:numPr>
          <w:ilvl w:val="0"/>
          <w:numId w:val="3"/>
        </w:numPr>
        <w:spacing w:line="360" w:lineRule="auto"/>
        <w:jc w:val="both"/>
        <w:rPr>
          <w:rFonts w:ascii="Times New Roman" w:hAnsi="Times New Roman" w:cs="Times New Roman"/>
        </w:rPr>
      </w:pPr>
      <w:r w:rsidRPr="00960182">
        <w:rPr>
          <w:rFonts w:ascii="Times New Roman" w:hAnsi="Times New Roman" w:cs="Times New Roman"/>
        </w:rPr>
        <w:t>Assess the association between internet use and unmet need</w:t>
      </w:r>
      <w:r w:rsidR="00960182">
        <w:rPr>
          <w:rFonts w:ascii="Times New Roman" w:hAnsi="Times New Roman" w:cs="Times New Roman"/>
        </w:rPr>
        <w:t xml:space="preserve"> for family </w:t>
      </w:r>
      <w:r w:rsidR="006810D7">
        <w:rPr>
          <w:rFonts w:ascii="Times New Roman" w:hAnsi="Times New Roman" w:cs="Times New Roman"/>
        </w:rPr>
        <w:t>planning</w:t>
      </w:r>
      <w:r w:rsidR="00960182">
        <w:rPr>
          <w:rFonts w:ascii="Times New Roman" w:hAnsi="Times New Roman" w:cs="Times New Roman"/>
        </w:rPr>
        <w:t xml:space="preserve"> </w:t>
      </w:r>
      <w:r w:rsidR="00B04C73">
        <w:rPr>
          <w:rFonts w:ascii="Times New Roman" w:hAnsi="Times New Roman" w:cs="Times New Roman"/>
        </w:rPr>
        <w:t>from nationally</w:t>
      </w:r>
      <w:r w:rsidR="0089590C">
        <w:rPr>
          <w:rFonts w:ascii="Times New Roman" w:hAnsi="Times New Roman" w:cs="Times New Roman"/>
        </w:rPr>
        <w:t xml:space="preserve"> representative </w:t>
      </w:r>
      <w:r w:rsidR="00960182">
        <w:rPr>
          <w:rFonts w:ascii="Times New Roman" w:hAnsi="Times New Roman" w:cs="Times New Roman"/>
        </w:rPr>
        <w:t>BDHS 2022 for reproductive aged (15-49) years</w:t>
      </w:r>
      <w:r w:rsidR="00791138">
        <w:rPr>
          <w:rFonts w:ascii="Times New Roman" w:hAnsi="Times New Roman" w:cs="Times New Roman"/>
        </w:rPr>
        <w:t xml:space="preserve"> and </w:t>
      </w:r>
      <w:r w:rsidR="00791138" w:rsidRPr="00BF2990">
        <w:rPr>
          <w:rFonts w:ascii="Times New Roman" w:hAnsi="Times New Roman" w:cs="Times New Roman"/>
        </w:rPr>
        <w:t>currently pregnant women</w:t>
      </w:r>
      <w:r w:rsidR="00791138">
        <w:rPr>
          <w:rFonts w:ascii="Times New Roman" w:hAnsi="Times New Roman" w:cs="Times New Roman"/>
        </w:rPr>
        <w:t xml:space="preserve"> in Bangladesh</w:t>
      </w:r>
      <w:r w:rsidRPr="00960182">
        <w:rPr>
          <w:rFonts w:ascii="Times New Roman" w:hAnsi="Times New Roman" w:cs="Times New Roman"/>
        </w:rPr>
        <w:t>;</w:t>
      </w:r>
    </w:p>
    <w:p w14:paraId="2FFACC22" w14:textId="333C5B21" w:rsidR="00B1549C" w:rsidRPr="00960182" w:rsidRDefault="00960182" w:rsidP="005A5748">
      <w:pPr>
        <w:numPr>
          <w:ilvl w:val="0"/>
          <w:numId w:val="3"/>
        </w:numPr>
        <w:spacing w:line="360" w:lineRule="auto"/>
        <w:jc w:val="both"/>
        <w:rPr>
          <w:rFonts w:ascii="Times New Roman" w:hAnsi="Times New Roman" w:cs="Times New Roman"/>
        </w:rPr>
      </w:pPr>
      <w:r>
        <w:rPr>
          <w:rFonts w:ascii="Times New Roman" w:hAnsi="Times New Roman" w:cs="Times New Roman"/>
        </w:rPr>
        <w:t>Examine</w:t>
      </w:r>
      <w:r w:rsidR="00B1549C" w:rsidRPr="00960182">
        <w:rPr>
          <w:rFonts w:ascii="Times New Roman" w:hAnsi="Times New Roman" w:cs="Times New Roman"/>
        </w:rPr>
        <w:t xml:space="preserve"> </w:t>
      </w:r>
      <w:r w:rsidR="000D6FC2" w:rsidRPr="00960182">
        <w:rPr>
          <w:rFonts w:ascii="Times New Roman" w:hAnsi="Times New Roman" w:cs="Times New Roman"/>
        </w:rPr>
        <w:t>inequalities</w:t>
      </w:r>
      <w:r w:rsidR="00B1549C" w:rsidRPr="00960182">
        <w:rPr>
          <w:rFonts w:ascii="Times New Roman" w:hAnsi="Times New Roman" w:cs="Times New Roman"/>
        </w:rPr>
        <w:t xml:space="preserve"> by urban-rural residence and administrative division; and</w:t>
      </w:r>
    </w:p>
    <w:p w14:paraId="4375FD42" w14:textId="45249C48" w:rsidR="00B1549C" w:rsidRPr="00960182" w:rsidRDefault="00B1549C" w:rsidP="005A5748">
      <w:pPr>
        <w:numPr>
          <w:ilvl w:val="0"/>
          <w:numId w:val="3"/>
        </w:numPr>
        <w:spacing w:line="360" w:lineRule="auto"/>
        <w:jc w:val="both"/>
        <w:rPr>
          <w:rFonts w:ascii="Times New Roman" w:hAnsi="Times New Roman" w:cs="Times New Roman"/>
        </w:rPr>
      </w:pPr>
      <w:r w:rsidRPr="00960182">
        <w:rPr>
          <w:rFonts w:ascii="Times New Roman" w:hAnsi="Times New Roman" w:cs="Times New Roman"/>
        </w:rPr>
        <w:t xml:space="preserve">Investigate stratified </w:t>
      </w:r>
      <w:r w:rsidR="00960182">
        <w:rPr>
          <w:rFonts w:ascii="Times New Roman" w:hAnsi="Times New Roman" w:cs="Times New Roman"/>
        </w:rPr>
        <w:t>analysis</w:t>
      </w:r>
      <w:r w:rsidRPr="00960182">
        <w:rPr>
          <w:rFonts w:ascii="Times New Roman" w:hAnsi="Times New Roman" w:cs="Times New Roman"/>
        </w:rPr>
        <w:t xml:space="preserve"> by maternal age, age at first birth, maternal education, and media access.</w:t>
      </w:r>
      <w:commentRangeEnd w:id="0"/>
      <w:r w:rsidR="00A0308F" w:rsidRPr="00960182">
        <w:rPr>
          <w:rStyle w:val="CommentReference"/>
          <w:rFonts w:ascii="Times New Roman" w:hAnsi="Times New Roman" w:cs="Times New Roman"/>
          <w:sz w:val="24"/>
          <w:szCs w:val="24"/>
        </w:rPr>
        <w:commentReference w:id="0"/>
      </w:r>
    </w:p>
    <w:p w14:paraId="20819CB4" w14:textId="609EB543" w:rsidR="00B1549C" w:rsidRPr="00960182" w:rsidRDefault="00B1549C" w:rsidP="005A5748">
      <w:pPr>
        <w:spacing w:line="360" w:lineRule="auto"/>
        <w:jc w:val="both"/>
        <w:rPr>
          <w:rFonts w:ascii="Times New Roman" w:hAnsi="Times New Roman" w:cs="Times New Roman"/>
        </w:rPr>
      </w:pPr>
      <w:r w:rsidRPr="00960182">
        <w:rPr>
          <w:rFonts w:ascii="Times New Roman" w:hAnsi="Times New Roman" w:cs="Times New Roman"/>
        </w:rPr>
        <w:t xml:space="preserve">By addressing these </w:t>
      </w:r>
      <w:r w:rsidR="00960182" w:rsidRPr="00960182">
        <w:rPr>
          <w:rFonts w:ascii="Times New Roman" w:hAnsi="Times New Roman" w:cs="Times New Roman"/>
        </w:rPr>
        <w:t>pu</w:t>
      </w:r>
      <w:del w:id="1" w:author="Md Salek" w:date="2026-07-18T21:18:00Z" w16du:dateUtc="2026-07-18T15:18:00Z">
        <w:r w:rsidR="00960182" w:rsidRPr="00960182" w:rsidDel="00D502F8">
          <w:rPr>
            <w:rFonts w:ascii="Times New Roman" w:hAnsi="Times New Roman" w:cs="Times New Roman"/>
          </w:rPr>
          <w:delText>rposes</w:delText>
        </w:r>
      </w:del>
      <w:r w:rsidRPr="00960182">
        <w:rPr>
          <w:rFonts w:ascii="Times New Roman" w:hAnsi="Times New Roman" w:cs="Times New Roman"/>
        </w:rPr>
        <w:t xml:space="preserve">, this </w:t>
      </w:r>
      <w:commentRangeStart w:id="2"/>
      <w:r w:rsidR="00A17FA5" w:rsidRPr="00960182">
        <w:rPr>
          <w:rFonts w:ascii="Times New Roman" w:hAnsi="Times New Roman" w:cs="Times New Roman"/>
        </w:rPr>
        <w:t>study</w:t>
      </w:r>
      <w:commentRangeEnd w:id="2"/>
      <w:r w:rsidR="00A0308F" w:rsidRPr="00960182">
        <w:rPr>
          <w:rStyle w:val="CommentReference"/>
          <w:rFonts w:ascii="Times New Roman" w:hAnsi="Times New Roman" w:cs="Times New Roman"/>
          <w:sz w:val="24"/>
          <w:szCs w:val="24"/>
        </w:rPr>
        <w:commentReference w:id="2"/>
      </w:r>
      <w:r w:rsidR="00A17FA5" w:rsidRPr="00960182">
        <w:rPr>
          <w:rFonts w:ascii="Times New Roman" w:hAnsi="Times New Roman" w:cs="Times New Roman"/>
        </w:rPr>
        <w:t xml:space="preserve"> </w:t>
      </w:r>
      <w:r w:rsidR="00A17FA5">
        <w:rPr>
          <w:rFonts w:ascii="Times New Roman" w:hAnsi="Times New Roman" w:cs="Times New Roman"/>
        </w:rPr>
        <w:t>will</w:t>
      </w:r>
      <w:r w:rsidR="00791138">
        <w:rPr>
          <w:rFonts w:ascii="Times New Roman" w:hAnsi="Times New Roman" w:cs="Times New Roman"/>
        </w:rPr>
        <w:t xml:space="preserve"> </w:t>
      </w:r>
      <w:r w:rsidR="00A17FA5" w:rsidRPr="00960182">
        <w:rPr>
          <w:rFonts w:ascii="Times New Roman" w:hAnsi="Times New Roman" w:cs="Times New Roman"/>
        </w:rPr>
        <w:t>provide</w:t>
      </w:r>
      <w:r w:rsidRPr="00960182">
        <w:rPr>
          <w:rFonts w:ascii="Times New Roman" w:hAnsi="Times New Roman" w:cs="Times New Roman"/>
        </w:rPr>
        <w:t xml:space="preserve"> </w:t>
      </w:r>
      <w:commentRangeStart w:id="3"/>
      <w:r w:rsidR="00791138">
        <w:rPr>
          <w:rFonts w:ascii="Times New Roman" w:hAnsi="Times New Roman" w:cs="Times New Roman"/>
        </w:rPr>
        <w:t>a</w:t>
      </w:r>
      <w:r w:rsidR="00960182" w:rsidRPr="00960182">
        <w:rPr>
          <w:rFonts w:ascii="Times New Roman" w:hAnsi="Times New Roman" w:cs="Times New Roman"/>
        </w:rPr>
        <w:t>dvancing</w:t>
      </w:r>
      <w:r w:rsidRPr="00960182">
        <w:rPr>
          <w:rFonts w:ascii="Times New Roman" w:hAnsi="Times New Roman" w:cs="Times New Roman"/>
        </w:rPr>
        <w:t xml:space="preserve"> reproductive autonomy,</w:t>
      </w:r>
      <w:commentRangeEnd w:id="3"/>
      <w:r w:rsidR="00A0308F" w:rsidRPr="00960182">
        <w:rPr>
          <w:rStyle w:val="CommentReference"/>
          <w:rFonts w:ascii="Times New Roman" w:hAnsi="Times New Roman" w:cs="Times New Roman"/>
          <w:sz w:val="24"/>
          <w:szCs w:val="24"/>
        </w:rPr>
        <w:commentReference w:id="3"/>
      </w:r>
      <w:r w:rsidRPr="00960182">
        <w:rPr>
          <w:rFonts w:ascii="Times New Roman" w:hAnsi="Times New Roman" w:cs="Times New Roman"/>
        </w:rPr>
        <w:t xml:space="preserve"> and </w:t>
      </w:r>
      <w:r w:rsidR="00960182" w:rsidRPr="00960182">
        <w:rPr>
          <w:rFonts w:ascii="Times New Roman" w:hAnsi="Times New Roman" w:cs="Times New Roman"/>
        </w:rPr>
        <w:t>enhancing</w:t>
      </w:r>
      <w:r w:rsidRPr="00960182">
        <w:rPr>
          <w:rFonts w:ascii="Times New Roman" w:hAnsi="Times New Roman" w:cs="Times New Roman"/>
        </w:rPr>
        <w:t xml:space="preserve"> equitable access to family planning </w:t>
      </w:r>
      <w:r w:rsidR="00960182" w:rsidRPr="00960182">
        <w:rPr>
          <w:rFonts w:ascii="Times New Roman" w:hAnsi="Times New Roman" w:cs="Times New Roman"/>
        </w:rPr>
        <w:t>evidence</w:t>
      </w:r>
      <w:r w:rsidRPr="00960182">
        <w:rPr>
          <w:rFonts w:ascii="Times New Roman" w:hAnsi="Times New Roman" w:cs="Times New Roman"/>
        </w:rPr>
        <w:t xml:space="preserve"> and services across Bangladesh.</w:t>
      </w:r>
    </w:p>
    <w:p w14:paraId="7A1F3E8C" w14:textId="67D5B901" w:rsidR="00B1549C" w:rsidRPr="00B1549C" w:rsidRDefault="00261899" w:rsidP="005A5748">
      <w:pPr>
        <w:spacing w:line="360" w:lineRule="auto"/>
        <w:jc w:val="both"/>
        <w:rPr>
          <w:rFonts w:ascii="Times New Roman" w:hAnsi="Times New Roman" w:cs="Times New Roman"/>
          <w:b/>
          <w:bCs/>
        </w:rPr>
      </w:pPr>
      <w:commentRangeStart w:id="4"/>
      <w:r>
        <w:rPr>
          <w:rFonts w:ascii="Times New Roman" w:hAnsi="Times New Roman" w:cs="Times New Roman"/>
          <w:b/>
          <w:bCs/>
        </w:rPr>
        <w:t>2.</w:t>
      </w:r>
      <w:r w:rsidR="00B1549C" w:rsidRPr="00B1549C">
        <w:rPr>
          <w:rFonts w:ascii="Times New Roman" w:hAnsi="Times New Roman" w:cs="Times New Roman"/>
          <w:b/>
          <w:bCs/>
        </w:rPr>
        <w:t>Methods</w:t>
      </w:r>
      <w:commentRangeEnd w:id="4"/>
      <w:r w:rsidR="009304A5" w:rsidRPr="00B1549C">
        <w:rPr>
          <w:rStyle w:val="CommentReference"/>
          <w:rFonts w:ascii="Times New Roman" w:hAnsi="Times New Roman" w:cs="Times New Roman"/>
          <w:b/>
          <w:bCs/>
          <w:sz w:val="24"/>
          <w:szCs w:val="24"/>
        </w:rPr>
        <w:commentReference w:id="4"/>
      </w:r>
    </w:p>
    <w:p w14:paraId="73450BA8" w14:textId="7DC4C51D" w:rsidR="00DE0D32" w:rsidRPr="00B1549C" w:rsidRDefault="00261899" w:rsidP="005A5748">
      <w:pPr>
        <w:spacing w:line="360" w:lineRule="auto"/>
        <w:jc w:val="both"/>
        <w:rPr>
          <w:rFonts w:ascii="Times New Roman" w:hAnsi="Times New Roman" w:cs="Times New Roman"/>
          <w:b/>
          <w:bCs/>
        </w:rPr>
      </w:pPr>
      <w:r>
        <w:rPr>
          <w:rFonts w:ascii="Times New Roman" w:hAnsi="Times New Roman" w:cs="Times New Roman"/>
          <w:b/>
          <w:bCs/>
        </w:rPr>
        <w:t>2.</w:t>
      </w:r>
      <w:r w:rsidR="007809F0">
        <w:rPr>
          <w:rFonts w:ascii="Times New Roman" w:hAnsi="Times New Roman" w:cs="Times New Roman"/>
          <w:b/>
          <w:bCs/>
        </w:rPr>
        <w:t>1.</w:t>
      </w:r>
      <w:r w:rsidR="007809F0" w:rsidRPr="00B1549C">
        <w:rPr>
          <w:rFonts w:ascii="Times New Roman" w:hAnsi="Times New Roman" w:cs="Times New Roman"/>
          <w:b/>
          <w:bCs/>
        </w:rPr>
        <w:t xml:space="preserve"> Study</w:t>
      </w:r>
      <w:r w:rsidR="00DE0D32" w:rsidRPr="00B1549C">
        <w:rPr>
          <w:rFonts w:ascii="Times New Roman" w:hAnsi="Times New Roman" w:cs="Times New Roman"/>
          <w:b/>
          <w:bCs/>
        </w:rPr>
        <w:t xml:space="preserve"> Design and Data Source</w:t>
      </w:r>
    </w:p>
    <w:p w14:paraId="3960809F" w14:textId="1868179E" w:rsidR="00986805" w:rsidRPr="005B7B0D" w:rsidRDefault="00635BC5" w:rsidP="001B3DF7">
      <w:pPr>
        <w:spacing w:line="360" w:lineRule="auto"/>
        <w:jc w:val="both"/>
        <w:rPr>
          <w:rFonts w:ascii="Times New Roman" w:hAnsi="Times New Roman" w:cs="Times New Roman"/>
        </w:rPr>
      </w:pPr>
      <w:r w:rsidRPr="00EA700A">
        <w:rPr>
          <w:rFonts w:ascii="Times New Roman" w:hAnsi="Times New Roman" w:cs="Times New Roman"/>
        </w:rPr>
        <w:t xml:space="preserve">This </w:t>
      </w:r>
      <w:r w:rsidR="0078399C">
        <w:rPr>
          <w:rFonts w:ascii="Times New Roman" w:hAnsi="Times New Roman" w:cs="Times New Roman"/>
        </w:rPr>
        <w:t>investigation</w:t>
      </w:r>
      <w:r w:rsidRPr="00EA700A">
        <w:rPr>
          <w:rFonts w:ascii="Times New Roman" w:hAnsi="Times New Roman" w:cs="Times New Roman"/>
        </w:rPr>
        <w:t xml:space="preserve"> </w:t>
      </w:r>
      <w:r w:rsidR="0078399C">
        <w:rPr>
          <w:rFonts w:ascii="Times New Roman" w:hAnsi="Times New Roman" w:cs="Times New Roman"/>
        </w:rPr>
        <w:t>utilized</w:t>
      </w:r>
      <w:r w:rsidRPr="00EA700A">
        <w:rPr>
          <w:rFonts w:ascii="Times New Roman" w:hAnsi="Times New Roman" w:cs="Times New Roman"/>
        </w:rPr>
        <w:t xml:space="preserve"> a cross-sectional study design </w:t>
      </w:r>
      <w:r>
        <w:rPr>
          <w:rFonts w:ascii="Times New Roman" w:hAnsi="Times New Roman" w:cs="Times New Roman"/>
        </w:rPr>
        <w:t xml:space="preserve">and secondary data </w:t>
      </w:r>
      <w:r w:rsidRPr="00EA700A">
        <w:rPr>
          <w:rFonts w:ascii="Times New Roman" w:hAnsi="Times New Roman" w:cs="Times New Roman"/>
        </w:rPr>
        <w:t>from the</w:t>
      </w:r>
      <w:r>
        <w:rPr>
          <w:rFonts w:ascii="Times New Roman" w:hAnsi="Times New Roman" w:cs="Times New Roman"/>
        </w:rPr>
        <w:t xml:space="preserve"> nationally representative </w:t>
      </w:r>
      <w:r w:rsidRPr="00EA700A">
        <w:rPr>
          <w:rFonts w:ascii="Times New Roman" w:hAnsi="Times New Roman" w:cs="Times New Roman"/>
        </w:rPr>
        <w:t>Bangladesh Demographic and Health Survey (BDHS) 2022</w:t>
      </w:r>
      <w:r>
        <w:rPr>
          <w:rFonts w:ascii="Times New Roman" w:hAnsi="Times New Roman" w:cs="Times New Roman"/>
        </w:rPr>
        <w:t xml:space="preserve"> </w:t>
      </w:r>
      <w:r w:rsidR="0078399C">
        <w:rPr>
          <w:rFonts w:ascii="Times New Roman" w:hAnsi="Times New Roman" w:cs="Times New Roman"/>
        </w:rPr>
        <w:t>executed</w:t>
      </w:r>
      <w:r w:rsidRPr="00EA700A">
        <w:rPr>
          <w:rFonts w:ascii="Times New Roman" w:hAnsi="Times New Roman" w:cs="Times New Roman"/>
        </w:rPr>
        <w:t xml:space="preserve"> by the National Institute of Population Research and Training (NIP</w:t>
      </w:r>
      <w:r w:rsidR="007809F0">
        <w:rPr>
          <w:rFonts w:ascii="Times New Roman" w:hAnsi="Times New Roman" w:cs="Times New Roman"/>
        </w:rPr>
        <w:t>O</w:t>
      </w:r>
      <w:r w:rsidRPr="00EA700A">
        <w:rPr>
          <w:rFonts w:ascii="Times New Roman" w:hAnsi="Times New Roman" w:cs="Times New Roman"/>
        </w:rPr>
        <w:t xml:space="preserve">RT), Ministry of Health and Family Welfare, Government of Bangladesh, with </w:t>
      </w:r>
      <w:r w:rsidR="0078399C" w:rsidRPr="00EA700A">
        <w:rPr>
          <w:rFonts w:ascii="Times New Roman" w:hAnsi="Times New Roman" w:cs="Times New Roman"/>
        </w:rPr>
        <w:t>methodological</w:t>
      </w:r>
      <w:r w:rsidRPr="00EA700A">
        <w:rPr>
          <w:rFonts w:ascii="Times New Roman" w:hAnsi="Times New Roman" w:cs="Times New Roman"/>
        </w:rPr>
        <w:t xml:space="preserve"> </w:t>
      </w:r>
      <w:r w:rsidR="0078399C" w:rsidRPr="00EA700A">
        <w:rPr>
          <w:rFonts w:ascii="Times New Roman" w:hAnsi="Times New Roman" w:cs="Times New Roman"/>
        </w:rPr>
        <w:t>support</w:t>
      </w:r>
      <w:r w:rsidRPr="00EA700A">
        <w:rPr>
          <w:rFonts w:ascii="Times New Roman" w:hAnsi="Times New Roman" w:cs="Times New Roman"/>
        </w:rPr>
        <w:t xml:space="preserve"> from ICF International through the USAID-funded DHS Program. Th</w:t>
      </w:r>
      <w:r>
        <w:rPr>
          <w:rFonts w:ascii="Times New Roman" w:hAnsi="Times New Roman" w:cs="Times New Roman"/>
        </w:rPr>
        <w:t>is household</w:t>
      </w:r>
      <w:r w:rsidRPr="00EA700A">
        <w:rPr>
          <w:rFonts w:ascii="Times New Roman" w:hAnsi="Times New Roman" w:cs="Times New Roman"/>
        </w:rPr>
        <w:t xml:space="preserve"> survey </w:t>
      </w:r>
      <w:r w:rsidR="0078399C">
        <w:rPr>
          <w:rFonts w:ascii="Times New Roman" w:hAnsi="Times New Roman" w:cs="Times New Roman"/>
        </w:rPr>
        <w:t>provides</w:t>
      </w:r>
      <w:r w:rsidRPr="00EA700A">
        <w:rPr>
          <w:rFonts w:ascii="Times New Roman" w:hAnsi="Times New Roman" w:cs="Times New Roman"/>
        </w:rPr>
        <w:t xml:space="preserve"> a</w:t>
      </w:r>
      <w:r w:rsidR="0078399C">
        <w:rPr>
          <w:rFonts w:ascii="Times New Roman" w:hAnsi="Times New Roman" w:cs="Times New Roman"/>
        </w:rPr>
        <w:t>n</w:t>
      </w:r>
      <w:r w:rsidRPr="00EA700A">
        <w:rPr>
          <w:rFonts w:ascii="Times New Roman" w:hAnsi="Times New Roman" w:cs="Times New Roman"/>
        </w:rPr>
        <w:t xml:space="preserve"> </w:t>
      </w:r>
      <w:r w:rsidR="0078399C" w:rsidRPr="00EA700A">
        <w:rPr>
          <w:rFonts w:ascii="Times New Roman" w:hAnsi="Times New Roman" w:cs="Times New Roman"/>
        </w:rPr>
        <w:t>extensive</w:t>
      </w:r>
      <w:r w:rsidRPr="00EA700A">
        <w:rPr>
          <w:rFonts w:ascii="Times New Roman" w:hAnsi="Times New Roman" w:cs="Times New Roman"/>
        </w:rPr>
        <w:t xml:space="preserve"> range of </w:t>
      </w:r>
      <w:r w:rsidR="0078399C" w:rsidRPr="00EA700A">
        <w:rPr>
          <w:rFonts w:ascii="Times New Roman" w:hAnsi="Times New Roman" w:cs="Times New Roman"/>
        </w:rPr>
        <w:t>sign</w:t>
      </w:r>
      <w:r w:rsidR="007809F0">
        <w:rPr>
          <w:rFonts w:ascii="Times New Roman" w:hAnsi="Times New Roman" w:cs="Times New Roman"/>
        </w:rPr>
        <w:t>s</w:t>
      </w:r>
      <w:r w:rsidRPr="00EA700A">
        <w:rPr>
          <w:rFonts w:ascii="Times New Roman" w:hAnsi="Times New Roman" w:cs="Times New Roman"/>
        </w:rPr>
        <w:t xml:space="preserve"> on population, health, and nutrition </w:t>
      </w:r>
      <w:r w:rsidR="007809F0">
        <w:rPr>
          <w:rFonts w:ascii="Times New Roman" w:hAnsi="Times New Roman" w:cs="Times New Roman"/>
        </w:rPr>
        <w:t>indicators</w:t>
      </w:r>
      <w:r w:rsidRPr="00EA700A">
        <w:rPr>
          <w:rFonts w:ascii="Times New Roman" w:hAnsi="Times New Roman" w:cs="Times New Roman"/>
        </w:rPr>
        <w:t xml:space="preserve">, which are </w:t>
      </w:r>
      <w:r w:rsidR="0078399C">
        <w:rPr>
          <w:rFonts w:ascii="Times New Roman" w:hAnsi="Times New Roman" w:cs="Times New Roman"/>
        </w:rPr>
        <w:t>important</w:t>
      </w:r>
      <w:r w:rsidRPr="00EA700A">
        <w:rPr>
          <w:rFonts w:ascii="Times New Roman" w:hAnsi="Times New Roman" w:cs="Times New Roman"/>
        </w:rPr>
        <w:t xml:space="preserve"> in the </w:t>
      </w:r>
      <w:r w:rsidR="0078399C">
        <w:rPr>
          <w:rFonts w:ascii="Times New Roman" w:hAnsi="Times New Roman" w:cs="Times New Roman"/>
        </w:rPr>
        <w:t>procedures</w:t>
      </w:r>
      <w:r w:rsidRPr="00EA700A">
        <w:rPr>
          <w:rFonts w:ascii="Times New Roman" w:hAnsi="Times New Roman" w:cs="Times New Roman"/>
        </w:rPr>
        <w:t xml:space="preserve"> of </w:t>
      </w:r>
      <w:r w:rsidR="0078399C">
        <w:rPr>
          <w:rFonts w:ascii="Times New Roman" w:hAnsi="Times New Roman" w:cs="Times New Roman"/>
        </w:rPr>
        <w:t>tracking</w:t>
      </w:r>
      <w:r w:rsidRPr="00EA700A">
        <w:rPr>
          <w:rFonts w:ascii="Times New Roman" w:hAnsi="Times New Roman" w:cs="Times New Roman"/>
        </w:rPr>
        <w:t xml:space="preserve"> and </w:t>
      </w:r>
      <w:r w:rsidR="0078399C" w:rsidRPr="00EA700A">
        <w:rPr>
          <w:rFonts w:ascii="Times New Roman" w:hAnsi="Times New Roman" w:cs="Times New Roman"/>
        </w:rPr>
        <w:t>estimation</w:t>
      </w:r>
      <w:r w:rsidRPr="00EA700A">
        <w:rPr>
          <w:rFonts w:ascii="Times New Roman" w:hAnsi="Times New Roman" w:cs="Times New Roman"/>
        </w:rPr>
        <w:t xml:space="preserve"> of health </w:t>
      </w:r>
      <w:r w:rsidR="0078399C" w:rsidRPr="00EA700A">
        <w:rPr>
          <w:rFonts w:ascii="Times New Roman" w:hAnsi="Times New Roman" w:cs="Times New Roman"/>
        </w:rPr>
        <w:t>plans</w:t>
      </w:r>
      <w:r w:rsidRPr="00EA700A">
        <w:rPr>
          <w:rFonts w:ascii="Times New Roman" w:hAnsi="Times New Roman" w:cs="Times New Roman"/>
        </w:rPr>
        <w:t xml:space="preserve"> and </w:t>
      </w:r>
      <w:r w:rsidR="0078399C" w:rsidRPr="00EA700A">
        <w:rPr>
          <w:rFonts w:ascii="Times New Roman" w:hAnsi="Times New Roman" w:cs="Times New Roman"/>
        </w:rPr>
        <w:t>strategies</w:t>
      </w:r>
      <w:r w:rsidRPr="00EA700A">
        <w:rPr>
          <w:rFonts w:ascii="Times New Roman" w:hAnsi="Times New Roman" w:cs="Times New Roman"/>
        </w:rPr>
        <w:t xml:space="preserve"> in Bangladesh.</w:t>
      </w:r>
      <w:r w:rsidR="005C1C28">
        <w:rPr>
          <w:rFonts w:ascii="Times New Roman" w:hAnsi="Times New Roman" w:cs="Times New Roman"/>
        </w:rPr>
        <w:t xml:space="preserve"> </w:t>
      </w:r>
      <w:commentRangeStart w:id="5"/>
      <w:r w:rsidR="00DE0D32" w:rsidRPr="00B1549C">
        <w:rPr>
          <w:rFonts w:ascii="Times New Roman" w:hAnsi="Times New Roman" w:cs="Times New Roman"/>
        </w:rPr>
        <w:t xml:space="preserve">The BDHS 2022 </w:t>
      </w:r>
      <w:r w:rsidRPr="00B1549C">
        <w:rPr>
          <w:rFonts w:ascii="Times New Roman" w:hAnsi="Times New Roman" w:cs="Times New Roman"/>
        </w:rPr>
        <w:t>employed</w:t>
      </w:r>
      <w:r w:rsidR="00DE0D32" w:rsidRPr="00B1549C">
        <w:rPr>
          <w:rFonts w:ascii="Times New Roman" w:hAnsi="Times New Roman" w:cs="Times New Roman"/>
        </w:rPr>
        <w:t xml:space="preserve"> a two-stage </w:t>
      </w:r>
      <w:commentRangeEnd w:id="5"/>
      <w:r w:rsidR="005C4DB4" w:rsidRPr="00B1549C">
        <w:rPr>
          <w:rStyle w:val="CommentReference"/>
          <w:rFonts w:ascii="Times New Roman" w:hAnsi="Times New Roman" w:cs="Times New Roman"/>
          <w:sz w:val="24"/>
          <w:szCs w:val="24"/>
        </w:rPr>
        <w:commentReference w:id="5"/>
      </w:r>
      <w:r w:rsidR="00DE0D32" w:rsidRPr="00B1549C">
        <w:rPr>
          <w:rFonts w:ascii="Times New Roman" w:hAnsi="Times New Roman" w:cs="Times New Roman"/>
        </w:rPr>
        <w:t xml:space="preserve">stratified cluster sampling design to </w:t>
      </w:r>
      <w:r w:rsidR="00912315">
        <w:rPr>
          <w:rFonts w:ascii="Times New Roman" w:hAnsi="Times New Roman" w:cs="Times New Roman"/>
        </w:rPr>
        <w:t>ensure</w:t>
      </w:r>
      <w:r w:rsidR="00DE0D32" w:rsidRPr="00B1549C">
        <w:rPr>
          <w:rFonts w:ascii="Times New Roman" w:hAnsi="Times New Roman" w:cs="Times New Roman"/>
        </w:rPr>
        <w:t xml:space="preserve"> national representativeness. In the first stage, 675 enumeration areas (</w:t>
      </w:r>
      <w:r w:rsidR="00912315" w:rsidRPr="00B1549C">
        <w:rPr>
          <w:rFonts w:ascii="Times New Roman" w:hAnsi="Times New Roman" w:cs="Times New Roman"/>
        </w:rPr>
        <w:t>EAs) as</w:t>
      </w:r>
      <w:r w:rsidR="00DE0D32" w:rsidRPr="00B1549C">
        <w:rPr>
          <w:rFonts w:ascii="Times New Roman" w:hAnsi="Times New Roman" w:cs="Times New Roman"/>
        </w:rPr>
        <w:t xml:space="preserve"> </w:t>
      </w:r>
      <w:r w:rsidR="00912315" w:rsidRPr="00B1549C">
        <w:rPr>
          <w:rFonts w:ascii="Times New Roman" w:hAnsi="Times New Roman" w:cs="Times New Roman"/>
        </w:rPr>
        <w:t>key</w:t>
      </w:r>
      <w:r w:rsidR="00DE0D32" w:rsidRPr="00B1549C">
        <w:rPr>
          <w:rFonts w:ascii="Times New Roman" w:hAnsi="Times New Roman" w:cs="Times New Roman"/>
        </w:rPr>
        <w:t xml:space="preserve"> sampling units were </w:t>
      </w:r>
      <w:r w:rsidR="00912315" w:rsidRPr="00B1549C">
        <w:rPr>
          <w:rFonts w:ascii="Times New Roman" w:hAnsi="Times New Roman" w:cs="Times New Roman"/>
        </w:rPr>
        <w:t>selected</w:t>
      </w:r>
      <w:r w:rsidR="00DE0D32" w:rsidRPr="00B1549C">
        <w:rPr>
          <w:rFonts w:ascii="Times New Roman" w:hAnsi="Times New Roman" w:cs="Times New Roman"/>
        </w:rPr>
        <w:t xml:space="preserve"> with probability </w:t>
      </w:r>
      <w:r w:rsidRPr="00B1549C">
        <w:rPr>
          <w:rFonts w:ascii="Times New Roman" w:hAnsi="Times New Roman" w:cs="Times New Roman"/>
        </w:rPr>
        <w:t>relational</w:t>
      </w:r>
      <w:r w:rsidR="00DE0D32" w:rsidRPr="00B1549C">
        <w:rPr>
          <w:rFonts w:ascii="Times New Roman" w:hAnsi="Times New Roman" w:cs="Times New Roman"/>
        </w:rPr>
        <w:t xml:space="preserve"> to EA size from a sampling frame </w:t>
      </w:r>
      <w:r w:rsidR="00912315" w:rsidRPr="00B1549C">
        <w:rPr>
          <w:rFonts w:ascii="Times New Roman" w:hAnsi="Times New Roman" w:cs="Times New Roman"/>
        </w:rPr>
        <w:t>following</w:t>
      </w:r>
      <w:r w:rsidR="00DE0D32" w:rsidRPr="00B1549C">
        <w:rPr>
          <w:rFonts w:ascii="Times New Roman" w:hAnsi="Times New Roman" w:cs="Times New Roman"/>
        </w:rPr>
        <w:t xml:space="preserve"> from the 2011 Bangladesh Population and Housing Census </w:t>
      </w:r>
      <w:r w:rsidR="00912315" w:rsidRPr="00B1549C">
        <w:rPr>
          <w:rFonts w:ascii="Times New Roman" w:hAnsi="Times New Roman" w:cs="Times New Roman"/>
        </w:rPr>
        <w:t>efficient</w:t>
      </w:r>
      <w:r w:rsidR="00DE0D32" w:rsidRPr="00B1549C">
        <w:rPr>
          <w:rFonts w:ascii="Times New Roman" w:hAnsi="Times New Roman" w:cs="Times New Roman"/>
        </w:rPr>
        <w:t xml:space="preserve"> through 2017-2018 </w:t>
      </w:r>
      <w:r w:rsidRPr="00B1549C">
        <w:rPr>
          <w:rFonts w:ascii="Times New Roman" w:hAnsi="Times New Roman" w:cs="Times New Roman"/>
        </w:rPr>
        <w:t>cartographical</w:t>
      </w:r>
      <w:r w:rsidR="00DE0D32" w:rsidRPr="00B1549C">
        <w:rPr>
          <w:rFonts w:ascii="Times New Roman" w:hAnsi="Times New Roman" w:cs="Times New Roman"/>
        </w:rPr>
        <w:t xml:space="preserve"> </w:t>
      </w:r>
      <w:r w:rsidR="00912315" w:rsidRPr="00B1549C">
        <w:rPr>
          <w:rFonts w:ascii="Times New Roman" w:hAnsi="Times New Roman" w:cs="Times New Roman"/>
        </w:rPr>
        <w:t>procedures</w:t>
      </w:r>
      <w:r w:rsidR="00DE0D32" w:rsidRPr="00B1549C">
        <w:rPr>
          <w:rFonts w:ascii="Times New Roman" w:hAnsi="Times New Roman" w:cs="Times New Roman"/>
        </w:rPr>
        <w:t xml:space="preserve">. The sample </w:t>
      </w:r>
      <w:r w:rsidR="00912315" w:rsidRPr="00B1549C">
        <w:rPr>
          <w:rFonts w:ascii="Times New Roman" w:hAnsi="Times New Roman" w:cs="Times New Roman"/>
        </w:rPr>
        <w:t>involved</w:t>
      </w:r>
      <w:r w:rsidR="00DE0D32" w:rsidRPr="00B1549C">
        <w:rPr>
          <w:rFonts w:ascii="Times New Roman" w:hAnsi="Times New Roman" w:cs="Times New Roman"/>
        </w:rPr>
        <w:t xml:space="preserve"> 225 urban EAs and 450 rural EAs, </w:t>
      </w:r>
      <w:r w:rsidR="00912315">
        <w:rPr>
          <w:rFonts w:ascii="Times New Roman" w:hAnsi="Times New Roman" w:cs="Times New Roman"/>
        </w:rPr>
        <w:t>importance</w:t>
      </w:r>
      <w:r w:rsidR="00DE0D32" w:rsidRPr="00B1549C">
        <w:rPr>
          <w:rFonts w:ascii="Times New Roman" w:hAnsi="Times New Roman" w:cs="Times New Roman"/>
        </w:rPr>
        <w:t xml:space="preserve"> the country's demographic </w:t>
      </w:r>
      <w:r w:rsidR="00912315" w:rsidRPr="00B1549C">
        <w:rPr>
          <w:rFonts w:ascii="Times New Roman" w:hAnsi="Times New Roman" w:cs="Times New Roman"/>
        </w:rPr>
        <w:t>distribution</w:t>
      </w:r>
      <w:r w:rsidR="00DE0D32" w:rsidRPr="00B1549C">
        <w:rPr>
          <w:rFonts w:ascii="Times New Roman" w:hAnsi="Times New Roman" w:cs="Times New Roman"/>
        </w:rPr>
        <w:t xml:space="preserve">. In the second stage, a </w:t>
      </w:r>
      <w:r w:rsidR="00912315" w:rsidRPr="00B1549C">
        <w:rPr>
          <w:rFonts w:ascii="Times New Roman" w:hAnsi="Times New Roman" w:cs="Times New Roman"/>
        </w:rPr>
        <w:t>methodical</w:t>
      </w:r>
      <w:r w:rsidR="00DE0D32" w:rsidRPr="00B1549C">
        <w:rPr>
          <w:rFonts w:ascii="Times New Roman" w:hAnsi="Times New Roman" w:cs="Times New Roman"/>
        </w:rPr>
        <w:t xml:space="preserve"> sample of </w:t>
      </w:r>
      <w:r w:rsidR="00912315" w:rsidRPr="00B1549C">
        <w:rPr>
          <w:rFonts w:ascii="Times New Roman" w:hAnsi="Times New Roman" w:cs="Times New Roman"/>
        </w:rPr>
        <w:t>around</w:t>
      </w:r>
      <w:r w:rsidR="00DE0D32" w:rsidRPr="00B1549C">
        <w:rPr>
          <w:rFonts w:ascii="Times New Roman" w:hAnsi="Times New Roman" w:cs="Times New Roman"/>
        </w:rPr>
        <w:t xml:space="preserve"> 30 households w</w:t>
      </w:r>
      <w:r w:rsidR="00912315">
        <w:rPr>
          <w:rFonts w:ascii="Times New Roman" w:hAnsi="Times New Roman" w:cs="Times New Roman"/>
        </w:rPr>
        <w:t>ere extract</w:t>
      </w:r>
      <w:r w:rsidR="00DE0D32" w:rsidRPr="00B1549C">
        <w:rPr>
          <w:rFonts w:ascii="Times New Roman" w:hAnsi="Times New Roman" w:cs="Times New Roman"/>
        </w:rPr>
        <w:t xml:space="preserve"> from each selected EA using an equal probability systematic selection </w:t>
      </w:r>
      <w:r w:rsidR="00912315" w:rsidRPr="00B1549C">
        <w:rPr>
          <w:rFonts w:ascii="Times New Roman" w:hAnsi="Times New Roman" w:cs="Times New Roman"/>
        </w:rPr>
        <w:t>process</w:t>
      </w:r>
      <w:r w:rsidR="00DE0D32" w:rsidRPr="00B1549C">
        <w:rPr>
          <w:rFonts w:ascii="Times New Roman" w:hAnsi="Times New Roman" w:cs="Times New Roman"/>
        </w:rPr>
        <w:t xml:space="preserve">. This sampling </w:t>
      </w:r>
      <w:r w:rsidR="00912315" w:rsidRPr="00B1549C">
        <w:rPr>
          <w:rFonts w:ascii="Times New Roman" w:hAnsi="Times New Roman" w:cs="Times New Roman"/>
        </w:rPr>
        <w:t>method</w:t>
      </w:r>
      <w:r w:rsidR="00DE0D32" w:rsidRPr="00B1549C">
        <w:rPr>
          <w:rFonts w:ascii="Times New Roman" w:hAnsi="Times New Roman" w:cs="Times New Roman"/>
        </w:rPr>
        <w:t xml:space="preserve"> </w:t>
      </w:r>
      <w:r w:rsidR="00912315" w:rsidRPr="00B1549C">
        <w:rPr>
          <w:rFonts w:ascii="Times New Roman" w:hAnsi="Times New Roman" w:cs="Times New Roman"/>
        </w:rPr>
        <w:t>shaped</w:t>
      </w:r>
      <w:r w:rsidR="00DE0D32" w:rsidRPr="00B1549C">
        <w:rPr>
          <w:rFonts w:ascii="Times New Roman" w:hAnsi="Times New Roman" w:cs="Times New Roman"/>
        </w:rPr>
        <w:t xml:space="preserve"> a total sample of 20,250 </w:t>
      </w:r>
      <w:r w:rsidR="00C807C6">
        <w:rPr>
          <w:rFonts w:ascii="Times New Roman" w:hAnsi="Times New Roman" w:cs="Times New Roman"/>
        </w:rPr>
        <w:t xml:space="preserve"> </w:t>
      </w:r>
      <w:r w:rsidR="00DE0D32" w:rsidRPr="00B1549C">
        <w:rPr>
          <w:rFonts w:ascii="Times New Roman" w:hAnsi="Times New Roman" w:cs="Times New Roman"/>
        </w:rPr>
        <w:t>residential households across all eight administrative divisions of Bangladesh.</w:t>
      </w:r>
      <w:r w:rsidR="005C1C28">
        <w:rPr>
          <w:rFonts w:ascii="Times New Roman" w:hAnsi="Times New Roman" w:cs="Times New Roman"/>
        </w:rPr>
        <w:t xml:space="preserve"> </w:t>
      </w:r>
      <w:r w:rsidR="0022377D" w:rsidRPr="00EA700A">
        <w:rPr>
          <w:rFonts w:ascii="Times New Roman" w:hAnsi="Times New Roman" w:cs="Times New Roman"/>
        </w:rPr>
        <w:t xml:space="preserve">Data collection was </w:t>
      </w:r>
      <w:r w:rsidR="00912315">
        <w:rPr>
          <w:rFonts w:ascii="Times New Roman" w:hAnsi="Times New Roman" w:cs="Times New Roman"/>
        </w:rPr>
        <w:t>implemented</w:t>
      </w:r>
      <w:r w:rsidR="0022377D" w:rsidRPr="00EA700A">
        <w:rPr>
          <w:rFonts w:ascii="Times New Roman" w:hAnsi="Times New Roman" w:cs="Times New Roman"/>
        </w:rPr>
        <w:t xml:space="preserve"> between October 2022 and February 2023 by using Computer-Assisted Personal Interviewing (CAPI), which </w:t>
      </w:r>
      <w:r w:rsidR="00912315" w:rsidRPr="00EA700A">
        <w:rPr>
          <w:rFonts w:ascii="Times New Roman" w:hAnsi="Times New Roman" w:cs="Times New Roman"/>
        </w:rPr>
        <w:t>simplified</w:t>
      </w:r>
      <w:r w:rsidR="0022377D" w:rsidRPr="00EA700A">
        <w:rPr>
          <w:rFonts w:ascii="Times New Roman" w:hAnsi="Times New Roman" w:cs="Times New Roman"/>
        </w:rPr>
        <w:t xml:space="preserve"> </w:t>
      </w:r>
      <w:r w:rsidR="00912315" w:rsidRPr="00EA700A">
        <w:rPr>
          <w:rFonts w:ascii="Times New Roman" w:hAnsi="Times New Roman" w:cs="Times New Roman"/>
        </w:rPr>
        <w:t>development</w:t>
      </w:r>
      <w:r w:rsidR="0022377D" w:rsidRPr="00EA700A">
        <w:rPr>
          <w:rFonts w:ascii="Times New Roman" w:hAnsi="Times New Roman" w:cs="Times New Roman"/>
        </w:rPr>
        <w:t xml:space="preserve"> data excellence through real-time </w:t>
      </w:r>
      <w:r w:rsidR="00912315" w:rsidRPr="00EA700A">
        <w:rPr>
          <w:rFonts w:ascii="Times New Roman" w:hAnsi="Times New Roman" w:cs="Times New Roman"/>
        </w:rPr>
        <w:lastRenderedPageBreak/>
        <w:t>commendation</w:t>
      </w:r>
      <w:r w:rsidR="0022377D" w:rsidRPr="00EA700A">
        <w:rPr>
          <w:rFonts w:ascii="Times New Roman" w:hAnsi="Times New Roman" w:cs="Times New Roman"/>
        </w:rPr>
        <w:t xml:space="preserve">, skipping, and reduction of data entry errors. The data collection </w:t>
      </w:r>
      <w:r w:rsidR="00912315" w:rsidRPr="00EA700A">
        <w:rPr>
          <w:rFonts w:ascii="Times New Roman" w:hAnsi="Times New Roman" w:cs="Times New Roman"/>
        </w:rPr>
        <w:t>tool</w:t>
      </w:r>
      <w:r w:rsidR="0022377D" w:rsidRPr="00EA700A">
        <w:rPr>
          <w:rFonts w:ascii="Times New Roman" w:hAnsi="Times New Roman" w:cs="Times New Roman"/>
        </w:rPr>
        <w:t xml:space="preserve"> caused in </w:t>
      </w:r>
      <w:r w:rsidR="00912315" w:rsidRPr="00EA700A">
        <w:rPr>
          <w:rFonts w:ascii="Times New Roman" w:hAnsi="Times New Roman" w:cs="Times New Roman"/>
        </w:rPr>
        <w:t>extremely</w:t>
      </w:r>
      <w:r w:rsidR="0022377D" w:rsidRPr="00EA700A">
        <w:rPr>
          <w:rFonts w:ascii="Times New Roman" w:hAnsi="Times New Roman" w:cs="Times New Roman"/>
        </w:rPr>
        <w:t xml:space="preserve"> high response rates, with 98.6% for the household questionnaire and 97.5% for the individual women's questionnaire, </w:t>
      </w:r>
      <w:r w:rsidR="00912315">
        <w:rPr>
          <w:rFonts w:ascii="Times New Roman" w:hAnsi="Times New Roman" w:cs="Times New Roman"/>
        </w:rPr>
        <w:t>screening</w:t>
      </w:r>
      <w:r w:rsidR="0022377D" w:rsidRPr="00EA700A">
        <w:rPr>
          <w:rFonts w:ascii="Times New Roman" w:hAnsi="Times New Roman" w:cs="Times New Roman"/>
        </w:rPr>
        <w:t xml:space="preserve"> a low level of non-response bias and a high level of data </w:t>
      </w:r>
      <w:r w:rsidR="00912315" w:rsidRPr="00EA700A">
        <w:rPr>
          <w:rFonts w:ascii="Times New Roman" w:hAnsi="Times New Roman" w:cs="Times New Roman"/>
        </w:rPr>
        <w:t>excellence</w:t>
      </w:r>
      <w:r w:rsidR="0022377D" w:rsidRPr="00EA700A">
        <w:rPr>
          <w:rFonts w:ascii="Times New Roman" w:hAnsi="Times New Roman" w:cs="Times New Roman"/>
        </w:rPr>
        <w:t xml:space="preserve">. The response </w:t>
      </w:r>
      <w:r w:rsidR="00912315">
        <w:rPr>
          <w:rFonts w:ascii="Times New Roman" w:hAnsi="Times New Roman" w:cs="Times New Roman"/>
        </w:rPr>
        <w:t>occurrences</w:t>
      </w:r>
      <w:r w:rsidR="0022377D" w:rsidRPr="00EA700A">
        <w:rPr>
          <w:rFonts w:ascii="Times New Roman" w:hAnsi="Times New Roman" w:cs="Times New Roman"/>
        </w:rPr>
        <w:t xml:space="preserve"> far </w:t>
      </w:r>
      <w:r w:rsidR="00912315" w:rsidRPr="00EA700A">
        <w:rPr>
          <w:rFonts w:ascii="Times New Roman" w:hAnsi="Times New Roman" w:cs="Times New Roman"/>
        </w:rPr>
        <w:t>better</w:t>
      </w:r>
      <w:r w:rsidR="0022377D" w:rsidRPr="00EA700A">
        <w:rPr>
          <w:rFonts w:ascii="Times New Roman" w:hAnsi="Times New Roman" w:cs="Times New Roman"/>
        </w:rPr>
        <w:t xml:space="preserve"> international </w:t>
      </w:r>
      <w:r w:rsidR="00912315" w:rsidRPr="00EA700A">
        <w:rPr>
          <w:rFonts w:ascii="Times New Roman" w:hAnsi="Times New Roman" w:cs="Times New Roman"/>
        </w:rPr>
        <w:t>ideals</w:t>
      </w:r>
      <w:r w:rsidR="0022377D" w:rsidRPr="00EA700A">
        <w:rPr>
          <w:rFonts w:ascii="Times New Roman" w:hAnsi="Times New Roman" w:cs="Times New Roman"/>
        </w:rPr>
        <w:t xml:space="preserve"> for population surveys, </w:t>
      </w:r>
      <w:r w:rsidR="00912315" w:rsidRPr="00EA700A">
        <w:rPr>
          <w:rFonts w:ascii="Times New Roman" w:hAnsi="Times New Roman" w:cs="Times New Roman"/>
        </w:rPr>
        <w:t>confirming</w:t>
      </w:r>
      <w:r w:rsidR="0022377D" w:rsidRPr="00EA700A">
        <w:rPr>
          <w:rFonts w:ascii="Times New Roman" w:hAnsi="Times New Roman" w:cs="Times New Roman"/>
        </w:rPr>
        <w:t xml:space="preserve"> data </w:t>
      </w:r>
      <w:r w:rsidR="00912315" w:rsidRPr="00EA700A">
        <w:rPr>
          <w:rFonts w:ascii="Times New Roman" w:hAnsi="Times New Roman" w:cs="Times New Roman"/>
        </w:rPr>
        <w:t>reliability</w:t>
      </w:r>
      <w:r w:rsidR="0022377D" w:rsidRPr="00EA700A">
        <w:rPr>
          <w:rFonts w:ascii="Times New Roman" w:hAnsi="Times New Roman" w:cs="Times New Roman"/>
        </w:rPr>
        <w:t xml:space="preserve"> and generalizability.</w:t>
      </w:r>
      <w:r w:rsidR="005C1C28">
        <w:rPr>
          <w:rFonts w:ascii="Times New Roman" w:hAnsi="Times New Roman" w:cs="Times New Roman"/>
        </w:rPr>
        <w:t xml:space="preserve"> </w:t>
      </w:r>
      <w:r w:rsidR="00DE0D32" w:rsidRPr="00B1549C">
        <w:rPr>
          <w:rFonts w:ascii="Times New Roman" w:hAnsi="Times New Roman" w:cs="Times New Roman"/>
        </w:rPr>
        <w:t xml:space="preserve">The BDHS 2022 collected </w:t>
      </w:r>
      <w:r w:rsidR="0022377D" w:rsidRPr="00B1549C">
        <w:rPr>
          <w:rFonts w:ascii="Times New Roman" w:hAnsi="Times New Roman" w:cs="Times New Roman"/>
        </w:rPr>
        <w:t>data</w:t>
      </w:r>
      <w:r w:rsidR="00DE0D32" w:rsidRPr="00B1549C">
        <w:rPr>
          <w:rFonts w:ascii="Times New Roman" w:hAnsi="Times New Roman" w:cs="Times New Roman"/>
        </w:rPr>
        <w:t xml:space="preserve"> from 20,065 ever-married women aged 15–49 years on </w:t>
      </w:r>
      <w:r w:rsidR="00912315" w:rsidRPr="00B1549C">
        <w:rPr>
          <w:rFonts w:ascii="Times New Roman" w:hAnsi="Times New Roman" w:cs="Times New Roman"/>
        </w:rPr>
        <w:t>numerous</w:t>
      </w:r>
      <w:r w:rsidR="00DE0D32" w:rsidRPr="00B1549C">
        <w:rPr>
          <w:rFonts w:ascii="Times New Roman" w:hAnsi="Times New Roman" w:cs="Times New Roman"/>
        </w:rPr>
        <w:t xml:space="preserve"> </w:t>
      </w:r>
      <w:r w:rsidR="00912315" w:rsidRPr="00B1549C">
        <w:rPr>
          <w:rFonts w:ascii="Times New Roman" w:hAnsi="Times New Roman" w:cs="Times New Roman"/>
        </w:rPr>
        <w:t>zones</w:t>
      </w:r>
      <w:r w:rsidR="00DE0D32" w:rsidRPr="00B1549C">
        <w:rPr>
          <w:rFonts w:ascii="Times New Roman" w:hAnsi="Times New Roman" w:cs="Times New Roman"/>
        </w:rPr>
        <w:t xml:space="preserve"> including </w:t>
      </w:r>
      <w:r w:rsidR="00912315" w:rsidRPr="00B1549C">
        <w:rPr>
          <w:rFonts w:ascii="Times New Roman" w:hAnsi="Times New Roman" w:cs="Times New Roman"/>
        </w:rPr>
        <w:t>fecundity</w:t>
      </w:r>
      <w:r w:rsidR="00DE0D32" w:rsidRPr="00B1549C">
        <w:rPr>
          <w:rFonts w:ascii="Times New Roman" w:hAnsi="Times New Roman" w:cs="Times New Roman"/>
        </w:rPr>
        <w:t xml:space="preserve"> preferences, contraceptive knowledge and use, maternal and child health services, nutritional status, domestic violence, women's empowerment, and household characteristics. </w:t>
      </w:r>
      <w:r w:rsidR="0022377D">
        <w:rPr>
          <w:rFonts w:ascii="Times New Roman" w:hAnsi="Times New Roman" w:cs="Times New Roman"/>
        </w:rPr>
        <w:t>Detailed are address in BDHS report 2022</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"/>
          <w:id w:val="2030367555"/>
          <w:placeholder>
            <w:docPart w:val="DefaultPlaceholder_-1854013440"/>
          </w:placeholder>
        </w:sdtPr>
        <w:sdtContent>
          <w:r w:rsidR="00785DD2" w:rsidRPr="00785DD2">
            <w:rPr>
              <w:rFonts w:ascii="Times New Roman" w:hAnsi="Times New Roman" w:cs="Times New Roman"/>
              <w:color w:val="000000"/>
            </w:rPr>
            <w:t>[9]</w:t>
          </w:r>
        </w:sdtContent>
      </w:sdt>
      <w:r w:rsidR="0022377D">
        <w:rPr>
          <w:rFonts w:ascii="Times New Roman" w:hAnsi="Times New Roman" w:cs="Times New Roman"/>
        </w:rPr>
        <w:t>.</w:t>
      </w:r>
    </w:p>
    <w:p w14:paraId="24F3C776" w14:textId="7FF93B83" w:rsidR="00DE0D32" w:rsidRPr="00B1549C" w:rsidRDefault="00261899" w:rsidP="00A17FA5">
      <w:pPr>
        <w:spacing w:line="360" w:lineRule="auto"/>
        <w:jc w:val="both"/>
        <w:rPr>
          <w:rFonts w:ascii="Times New Roman" w:hAnsi="Times New Roman" w:cs="Times New Roman"/>
          <w:b/>
          <w:bCs/>
        </w:rPr>
      </w:pPr>
      <w:r>
        <w:rPr>
          <w:rFonts w:ascii="Times New Roman" w:hAnsi="Times New Roman" w:cs="Times New Roman"/>
          <w:b/>
          <w:bCs/>
        </w:rPr>
        <w:t>2.</w:t>
      </w:r>
      <w:r w:rsidR="00986805">
        <w:rPr>
          <w:rFonts w:ascii="Times New Roman" w:hAnsi="Times New Roman" w:cs="Times New Roman"/>
          <w:b/>
          <w:bCs/>
        </w:rPr>
        <w:t>2.</w:t>
      </w:r>
      <w:r w:rsidR="00986805" w:rsidRPr="00B1549C">
        <w:rPr>
          <w:rFonts w:ascii="Times New Roman" w:hAnsi="Times New Roman" w:cs="Times New Roman"/>
          <w:b/>
          <w:bCs/>
        </w:rPr>
        <w:t xml:space="preserve"> Study</w:t>
      </w:r>
      <w:r w:rsidR="00DE0D32" w:rsidRPr="00B1549C">
        <w:rPr>
          <w:rFonts w:ascii="Times New Roman" w:hAnsi="Times New Roman" w:cs="Times New Roman"/>
          <w:b/>
          <w:bCs/>
        </w:rPr>
        <w:t xml:space="preserve"> Population and Eligibility Criteria</w:t>
      </w:r>
    </w:p>
    <w:p w14:paraId="3D4CB773" w14:textId="7B1FB808" w:rsidR="00A17FA5" w:rsidRDefault="0022377D" w:rsidP="00A17FA5">
      <w:pPr>
        <w:spacing w:line="360" w:lineRule="auto"/>
        <w:jc w:val="both"/>
        <w:rPr>
          <w:rFonts w:ascii="Times New Roman" w:hAnsi="Times New Roman" w:cs="Times New Roman"/>
        </w:rPr>
      </w:pPr>
      <w:r w:rsidRPr="00BF2990">
        <w:rPr>
          <w:rFonts w:ascii="Times New Roman" w:hAnsi="Times New Roman" w:cs="Times New Roman"/>
        </w:rPr>
        <w:t xml:space="preserve">The </w:t>
      </w:r>
      <w:r w:rsidR="00A17FA5" w:rsidRPr="00BF2990">
        <w:rPr>
          <w:rFonts w:ascii="Times New Roman" w:hAnsi="Times New Roman" w:cs="Times New Roman"/>
        </w:rPr>
        <w:t>study</w:t>
      </w:r>
      <w:r w:rsidRPr="00BF2990">
        <w:rPr>
          <w:rFonts w:ascii="Times New Roman" w:hAnsi="Times New Roman" w:cs="Times New Roman"/>
        </w:rPr>
        <w:t xml:space="preserve"> population </w:t>
      </w:r>
      <w:r w:rsidR="00A17FA5" w:rsidRPr="00BF2990">
        <w:rPr>
          <w:rFonts w:ascii="Times New Roman" w:hAnsi="Times New Roman" w:cs="Times New Roman"/>
        </w:rPr>
        <w:t>was restricted to currently pregnant</w:t>
      </w:r>
      <w:r w:rsidRPr="00BF2990">
        <w:rPr>
          <w:rFonts w:ascii="Times New Roman" w:hAnsi="Times New Roman" w:cs="Times New Roman"/>
        </w:rPr>
        <w:t xml:space="preserve"> women</w:t>
      </w:r>
      <w:r w:rsidR="00A17FA5" w:rsidRPr="00BF2990">
        <w:rPr>
          <w:rFonts w:ascii="Times New Roman" w:hAnsi="Times New Roman" w:cs="Times New Roman"/>
        </w:rPr>
        <w:t xml:space="preserve"> aged 15-49</w:t>
      </w:r>
      <w:r w:rsidRPr="00BF2990">
        <w:rPr>
          <w:rFonts w:ascii="Times New Roman" w:hAnsi="Times New Roman" w:cs="Times New Roman"/>
        </w:rPr>
        <w:t>.</w:t>
      </w:r>
      <w:r w:rsidR="00A17FA5" w:rsidRPr="00BF2990">
        <w:rPr>
          <w:rFonts w:ascii="Times New Roman" w:hAnsi="Times New Roman" w:cs="Times New Roman"/>
        </w:rPr>
        <w:t xml:space="preserve"> After using complete cases analysis based on outcome variable,</w:t>
      </w:r>
      <w:r w:rsidRPr="00BF2990">
        <w:rPr>
          <w:rFonts w:ascii="Times New Roman" w:hAnsi="Times New Roman" w:cs="Times New Roman"/>
        </w:rPr>
        <w:t xml:space="preserve"> </w:t>
      </w:r>
      <w:r w:rsidR="00A17FA5" w:rsidRPr="00BF2990">
        <w:rPr>
          <w:rFonts w:ascii="Times New Roman" w:hAnsi="Times New Roman" w:cs="Times New Roman"/>
        </w:rPr>
        <w:t>t</w:t>
      </w:r>
      <w:r w:rsidR="00DE0D32" w:rsidRPr="00BF2990">
        <w:rPr>
          <w:rFonts w:ascii="Times New Roman" w:hAnsi="Times New Roman" w:cs="Times New Roman"/>
        </w:rPr>
        <w:t xml:space="preserve">he </w:t>
      </w:r>
      <w:r w:rsidR="00A17FA5" w:rsidRPr="00BF2990">
        <w:rPr>
          <w:rFonts w:ascii="Times New Roman" w:hAnsi="Times New Roman" w:cs="Times New Roman"/>
        </w:rPr>
        <w:t>final analytical</w:t>
      </w:r>
      <w:r w:rsidR="00DE0D32" w:rsidRPr="00BF2990">
        <w:rPr>
          <w:rFonts w:ascii="Times New Roman" w:hAnsi="Times New Roman" w:cs="Times New Roman"/>
        </w:rPr>
        <w:t xml:space="preserve"> sample</w:t>
      </w:r>
      <w:r w:rsidR="00A17FA5" w:rsidRPr="00BF2990">
        <w:rPr>
          <w:rFonts w:ascii="Times New Roman" w:hAnsi="Times New Roman" w:cs="Times New Roman"/>
        </w:rPr>
        <w:t xml:space="preserve"> was 4,370</w:t>
      </w:r>
      <w:r w:rsidR="00A17FA5">
        <w:rPr>
          <w:rFonts w:ascii="Times New Roman" w:hAnsi="Times New Roman" w:cs="Times New Roman"/>
        </w:rPr>
        <w:t xml:space="preserve"> </w:t>
      </w:r>
      <w:r w:rsidR="00AF58AD">
        <w:rPr>
          <w:rFonts w:ascii="Times New Roman" w:hAnsi="Times New Roman" w:cs="Times New Roman"/>
        </w:rPr>
        <w:t>[</w:t>
      </w:r>
      <w:r w:rsidR="00AF58AD" w:rsidRPr="00AF58AD">
        <w:rPr>
          <w:rFonts w:ascii="Times New Roman" w:hAnsi="Times New Roman" w:cs="Times New Roman"/>
          <w:b/>
          <w:bCs/>
        </w:rPr>
        <w:t>Figure 1</w:t>
      </w:r>
      <w:r w:rsidR="00AF58AD">
        <w:rPr>
          <w:rFonts w:ascii="Times New Roman" w:hAnsi="Times New Roman" w:cs="Times New Roman"/>
        </w:rPr>
        <w:t>]</w:t>
      </w:r>
      <w:r w:rsidR="00DE0D32" w:rsidRPr="00B1549C">
        <w:rPr>
          <w:rFonts w:ascii="Times New Roman" w:hAnsi="Times New Roman" w:cs="Times New Roman"/>
        </w:rPr>
        <w:t>.</w:t>
      </w:r>
      <w:r>
        <w:rPr>
          <w:rFonts w:ascii="Times New Roman" w:hAnsi="Times New Roman" w:cs="Times New Roman"/>
        </w:rPr>
        <w:t xml:space="preserve"> </w:t>
      </w:r>
    </w:p>
    <w:p w14:paraId="17729382" w14:textId="4B5AE0E1" w:rsidR="00A17FA5" w:rsidRDefault="00C807C6" w:rsidP="00A17FA5">
      <w:pPr>
        <w:spacing w:line="360" w:lineRule="auto"/>
        <w:jc w:val="center"/>
        <w:rPr>
          <w:rFonts w:ascii="Times New Roman" w:hAnsi="Times New Roman" w:cs="Times New Roman"/>
        </w:rPr>
      </w:pPr>
      <w:r>
        <w:rPr>
          <w:rFonts w:ascii="Times New Roman" w:hAnsi="Times New Roman" w:cs="Times New Roman"/>
          <w:b/>
          <w:bCs/>
          <w:noProof/>
        </w:rPr>
        <w:drawing>
          <wp:anchor distT="0" distB="0" distL="114300" distR="114300" simplePos="0" relativeHeight="251678720" behindDoc="0" locked="0" layoutInCell="1" allowOverlap="1" wp14:anchorId="601E9CEE" wp14:editId="52B3B78B">
            <wp:simplePos x="0" y="0"/>
            <wp:positionH relativeFrom="margin">
              <wp:align>left</wp:align>
            </wp:positionH>
            <wp:positionV relativeFrom="page">
              <wp:posOffset>4625340</wp:posOffset>
            </wp:positionV>
            <wp:extent cx="5554980" cy="4168140"/>
            <wp:effectExtent l="0" t="0" r="7620" b="3810"/>
            <wp:wrapTopAndBottom/>
            <wp:docPr id="20589226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2677" name="Picture 2058922677"/>
                    <pic:cNvPicPr/>
                  </pic:nvPicPr>
                  <pic:blipFill>
                    <a:blip r:embed="rId14">
                      <a:extLst>
                        <a:ext uri="{28A0092B-C50C-407E-A947-70E740481C1C}">
                          <a14:useLocalDpi xmlns:a14="http://schemas.microsoft.com/office/drawing/2010/main" val="0"/>
                        </a:ext>
                      </a:extLst>
                    </a:blip>
                    <a:stretch>
                      <a:fillRect/>
                    </a:stretch>
                  </pic:blipFill>
                  <pic:spPr>
                    <a:xfrm>
                      <a:off x="0" y="0"/>
                      <a:ext cx="5554980" cy="4168140"/>
                    </a:xfrm>
                    <a:prstGeom prst="rect">
                      <a:avLst/>
                    </a:prstGeom>
                  </pic:spPr>
                </pic:pic>
              </a:graphicData>
            </a:graphic>
            <wp14:sizeRelH relativeFrom="margin">
              <wp14:pctWidth>0</wp14:pctWidth>
            </wp14:sizeRelH>
            <wp14:sizeRelV relativeFrom="margin">
              <wp14:pctHeight>0</wp14:pctHeight>
            </wp14:sizeRelV>
          </wp:anchor>
        </w:drawing>
      </w:r>
      <w:r w:rsidR="00A17FA5">
        <w:rPr>
          <w:rFonts w:ascii="Times New Roman" w:hAnsi="Times New Roman" w:cs="Times New Roman"/>
        </w:rPr>
        <w:t>[</w:t>
      </w:r>
      <w:r w:rsidR="00A17FA5" w:rsidRPr="00A17FA5">
        <w:rPr>
          <w:rFonts w:ascii="Times New Roman" w:hAnsi="Times New Roman" w:cs="Times New Roman"/>
          <w:b/>
          <w:bCs/>
        </w:rPr>
        <w:t>Insert Figure 1 Here</w:t>
      </w:r>
      <w:r w:rsidR="00A17FA5">
        <w:rPr>
          <w:rFonts w:ascii="Times New Roman" w:hAnsi="Times New Roman" w:cs="Times New Roman"/>
        </w:rPr>
        <w:t>]</w:t>
      </w:r>
    </w:p>
    <w:p w14:paraId="070B480C" w14:textId="285388A6" w:rsidR="00C807C6" w:rsidRPr="00C807C6" w:rsidRDefault="00C807C6" w:rsidP="00A17FA5">
      <w:pPr>
        <w:spacing w:line="360" w:lineRule="auto"/>
        <w:jc w:val="center"/>
        <w:rPr>
          <w:rFonts w:ascii="Times New Roman" w:hAnsi="Times New Roman" w:cs="Times New Roman"/>
          <w:b/>
          <w:bCs/>
        </w:rPr>
      </w:pPr>
      <w:r w:rsidRPr="00C807C6">
        <w:rPr>
          <w:rFonts w:ascii="Times New Roman" w:hAnsi="Times New Roman" w:cs="Times New Roman"/>
          <w:b/>
          <w:bCs/>
        </w:rPr>
        <w:t>Figure 1: The Study Flow</w:t>
      </w:r>
    </w:p>
    <w:p w14:paraId="23404287" w14:textId="06822CF6" w:rsidR="00DE0D32" w:rsidRPr="0022377D" w:rsidRDefault="00DE0D32" w:rsidP="0022377D">
      <w:pPr>
        <w:spacing w:line="360" w:lineRule="auto"/>
        <w:jc w:val="both"/>
        <w:rPr>
          <w:rFonts w:ascii="Times New Roman" w:hAnsi="Times New Roman" w:cs="Times New Roman"/>
        </w:rPr>
      </w:pPr>
      <w:r w:rsidRPr="00B1549C">
        <w:rPr>
          <w:rFonts w:ascii="Times New Roman" w:hAnsi="Times New Roman" w:cs="Times New Roman"/>
        </w:rPr>
        <w:lastRenderedPageBreak/>
        <w:t xml:space="preserve">Subsequently, we excluded women with missing, ambiguous, or non-applicable responses on the outcome variable. This </w:t>
      </w:r>
      <w:r w:rsidR="00A17FA5">
        <w:rPr>
          <w:rFonts w:ascii="Times New Roman" w:hAnsi="Times New Roman" w:cs="Times New Roman"/>
        </w:rPr>
        <w:t>followed</w:t>
      </w:r>
      <w:r w:rsidRPr="00B1549C">
        <w:rPr>
          <w:rFonts w:ascii="Times New Roman" w:hAnsi="Times New Roman" w:cs="Times New Roman"/>
        </w:rPr>
        <w:t xml:space="preserve"> reporting </w:t>
      </w:r>
      <w:r w:rsidR="00912315" w:rsidRPr="00B1549C">
        <w:rPr>
          <w:rFonts w:ascii="Times New Roman" w:hAnsi="Times New Roman" w:cs="Times New Roman"/>
        </w:rPr>
        <w:t>follows</w:t>
      </w:r>
      <w:r w:rsidRPr="00B1549C">
        <w:rPr>
          <w:rFonts w:ascii="Times New Roman" w:hAnsi="Times New Roman" w:cs="Times New Roman"/>
        </w:rPr>
        <w:t xml:space="preserve"> to STROBE (Strengthening the Reporting of Observational Studies in Epidemiology) </w:t>
      </w:r>
      <w:r w:rsidR="00912315" w:rsidRPr="00B1549C">
        <w:rPr>
          <w:rFonts w:ascii="Times New Roman" w:hAnsi="Times New Roman" w:cs="Times New Roman"/>
        </w:rPr>
        <w:t>strategies</w:t>
      </w:r>
      <w:r w:rsidRPr="00B1549C">
        <w:rPr>
          <w:rFonts w:ascii="Times New Roman" w:hAnsi="Times New Roman" w:cs="Times New Roman"/>
        </w:rPr>
        <w:t xml:space="preserve"> for cross-sectional studies and </w:t>
      </w:r>
      <w:r w:rsidR="00A17FA5">
        <w:rPr>
          <w:rFonts w:ascii="Times New Roman" w:hAnsi="Times New Roman" w:cs="Times New Roman"/>
        </w:rPr>
        <w:t>provides</w:t>
      </w:r>
      <w:r w:rsidRPr="00B1549C">
        <w:rPr>
          <w:rFonts w:ascii="Times New Roman" w:hAnsi="Times New Roman" w:cs="Times New Roman"/>
        </w:rPr>
        <w:t xml:space="preserve"> to assess the representativeness and generalizability of </w:t>
      </w:r>
      <w:r w:rsidR="00912315" w:rsidRPr="00B1549C">
        <w:rPr>
          <w:rFonts w:ascii="Times New Roman" w:hAnsi="Times New Roman" w:cs="Times New Roman"/>
        </w:rPr>
        <w:t>results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"/>
          <w:id w:val="-344865748"/>
          <w:placeholder>
            <w:docPart w:val="DefaultPlaceholder_-1854013440"/>
          </w:placeholder>
        </w:sdtPr>
        <w:sdtContent>
          <w:r w:rsidR="00785DD2" w:rsidRPr="00785DD2">
            <w:rPr>
              <w:rFonts w:ascii="Times New Roman" w:hAnsi="Times New Roman" w:cs="Times New Roman"/>
              <w:color w:val="000000"/>
            </w:rPr>
            <w:t>[27]</w:t>
          </w:r>
        </w:sdtContent>
      </w:sdt>
      <w:r w:rsidRPr="00B1549C">
        <w:rPr>
          <w:rFonts w:ascii="Times New Roman" w:hAnsi="Times New Roman" w:cs="Times New Roman"/>
        </w:rPr>
        <w:t>.</w:t>
      </w:r>
    </w:p>
    <w:p w14:paraId="51DAD02D" w14:textId="4D2C26B5" w:rsidR="00B1549C" w:rsidRPr="00B1549C"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7809F0">
        <w:rPr>
          <w:rFonts w:ascii="Times New Roman" w:hAnsi="Times New Roman" w:cs="Times New Roman"/>
          <w:b/>
          <w:bCs/>
        </w:rPr>
        <w:t>3.</w:t>
      </w:r>
      <w:r w:rsidR="007809F0" w:rsidRPr="00B1549C">
        <w:rPr>
          <w:rFonts w:ascii="Times New Roman" w:hAnsi="Times New Roman" w:cs="Times New Roman"/>
          <w:b/>
          <w:bCs/>
        </w:rPr>
        <w:t xml:space="preserve"> Outcome</w:t>
      </w:r>
      <w:r w:rsidR="00B1549C" w:rsidRPr="00B1549C">
        <w:rPr>
          <w:rFonts w:ascii="Times New Roman" w:hAnsi="Times New Roman" w:cs="Times New Roman"/>
          <w:b/>
          <w:bCs/>
        </w:rPr>
        <w:t xml:space="preserve"> Variable: Unmet Need for Family Planning</w:t>
      </w:r>
    </w:p>
    <w:p w14:paraId="59CC2EDC" w14:textId="56FA5BAF" w:rsidR="00B1549C" w:rsidRPr="00B1549C" w:rsidRDefault="005250D0" w:rsidP="00D27037">
      <w:pPr>
        <w:spacing w:line="360" w:lineRule="auto"/>
        <w:jc w:val="both"/>
        <w:rPr>
          <w:rFonts w:ascii="Times New Roman" w:hAnsi="Times New Roman" w:cs="Times New Roman"/>
        </w:rPr>
      </w:pPr>
      <w:r w:rsidRPr="00BF2990">
        <w:rPr>
          <w:rFonts w:ascii="Times New Roman" w:hAnsi="Times New Roman" w:cs="Times New Roman"/>
        </w:rPr>
        <w:t>According to the DHS analytical guidelines, the outcome variable was unmet need for family planning. Within the DHS framework, the unmet need for family planning among pregnant women is assessed based on the retrospective wantedness of the current pregnancy. Accordingly, pregnancies stated as mistimed or unwanted were considered as unmet need, while intended pregnancies were considered as no unmet need. The outcome variable was measured as a dichotomous variable (1 = unmet need; 0 = no unmet need), and data with missing or other responses were excluded from the analysis. This approach represents a pregnancy-intention-based application of the DHS revised unmet need framework consistent with the study design</w:t>
      </w:r>
      <w:r w:rsidR="00FC129D" w:rsidRPr="00BF2990">
        <w:rPr>
          <w:rFonts w:ascii="Times New Roman" w:hAnsi="Times New Roman" w:cs="Times New Roman"/>
        </w:rPr>
        <w:t>. This</w:t>
      </w:r>
      <w:r w:rsidR="00B1549C" w:rsidRPr="00BF2990">
        <w:rPr>
          <w:rFonts w:ascii="Times New Roman" w:hAnsi="Times New Roman" w:cs="Times New Roman"/>
        </w:rPr>
        <w:t xml:space="preserve"> definition follows standard DHS analytical </w:t>
      </w:r>
      <w:r w:rsidR="00F7790E" w:rsidRPr="00BF2990">
        <w:rPr>
          <w:rFonts w:ascii="Times New Roman" w:hAnsi="Times New Roman" w:cs="Times New Roman"/>
        </w:rPr>
        <w:t>strategies</w:t>
      </w:r>
      <w:r w:rsidR="00B1549C" w:rsidRPr="00BF2990">
        <w:rPr>
          <w:rFonts w:ascii="Times New Roman" w:hAnsi="Times New Roman" w:cs="Times New Roman"/>
        </w:rPr>
        <w:t xml:space="preserve"> and is </w:t>
      </w:r>
      <w:r w:rsidR="00F7790E" w:rsidRPr="00BF2990">
        <w:rPr>
          <w:rFonts w:ascii="Times New Roman" w:hAnsi="Times New Roman" w:cs="Times New Roman"/>
        </w:rPr>
        <w:t>extensively utilized</w:t>
      </w:r>
      <w:r w:rsidR="00B1549C" w:rsidRPr="00BF2990">
        <w:rPr>
          <w:rFonts w:ascii="Times New Roman" w:hAnsi="Times New Roman" w:cs="Times New Roman"/>
        </w:rPr>
        <w:t xml:space="preserve"> in reproductive health </w:t>
      </w:r>
      <w:r w:rsidR="00F7790E" w:rsidRPr="00BF2990">
        <w:rPr>
          <w:rFonts w:ascii="Times New Roman" w:hAnsi="Times New Roman" w:cs="Times New Roman"/>
        </w:rPr>
        <w:t>investigate</w:t>
      </w:r>
      <w:r w:rsidR="004E3B9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"/>
          <w:id w:val="-825206076"/>
          <w:placeholder>
            <w:docPart w:val="DefaultPlaceholder_-1854013440"/>
          </w:placeholder>
        </w:sdtPr>
        <w:sdtContent>
          <w:r w:rsidR="00785DD2" w:rsidRPr="00785DD2">
            <w:rPr>
              <w:rFonts w:ascii="Times New Roman" w:hAnsi="Times New Roman" w:cs="Times New Roman"/>
              <w:color w:val="000000"/>
            </w:rPr>
            <w:t>[20, 28, 29]</w:t>
          </w:r>
        </w:sdtContent>
      </w:sdt>
      <w:r w:rsidR="00B1549C" w:rsidRPr="00B1549C">
        <w:rPr>
          <w:rFonts w:ascii="Times New Roman" w:hAnsi="Times New Roman" w:cs="Times New Roman"/>
        </w:rPr>
        <w:t>.</w:t>
      </w:r>
    </w:p>
    <w:p w14:paraId="59B36EA8" w14:textId="03093394" w:rsidR="00B1549C" w:rsidRPr="00B1549C"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AF58AD">
        <w:rPr>
          <w:rFonts w:ascii="Times New Roman" w:hAnsi="Times New Roman" w:cs="Times New Roman"/>
          <w:b/>
          <w:bCs/>
        </w:rPr>
        <w:t>4.</w:t>
      </w:r>
      <w:r w:rsidR="00AF58AD" w:rsidRPr="00B1549C">
        <w:rPr>
          <w:rFonts w:ascii="Times New Roman" w:hAnsi="Times New Roman" w:cs="Times New Roman"/>
          <w:b/>
          <w:bCs/>
        </w:rPr>
        <w:t xml:space="preserve"> Main</w:t>
      </w:r>
      <w:r w:rsidR="00B1549C" w:rsidRPr="00B1549C">
        <w:rPr>
          <w:rFonts w:ascii="Times New Roman" w:hAnsi="Times New Roman" w:cs="Times New Roman"/>
          <w:b/>
          <w:bCs/>
        </w:rPr>
        <w:t xml:space="preserve"> Exposure Variable: Internet Use</w:t>
      </w:r>
    </w:p>
    <w:p w14:paraId="53A9082F" w14:textId="7FDD3407" w:rsidR="00B1549C" w:rsidRPr="00B1549C" w:rsidRDefault="00B1549C" w:rsidP="00D27037">
      <w:pPr>
        <w:spacing w:line="360" w:lineRule="auto"/>
        <w:jc w:val="both"/>
        <w:rPr>
          <w:rFonts w:ascii="Times New Roman" w:hAnsi="Times New Roman" w:cs="Times New Roman"/>
        </w:rPr>
      </w:pPr>
      <w:r w:rsidRPr="00B1549C">
        <w:rPr>
          <w:rFonts w:ascii="Times New Roman" w:hAnsi="Times New Roman" w:cs="Times New Roman"/>
        </w:rPr>
        <w:t>The main exp</w:t>
      </w:r>
      <w:r w:rsidR="00F7790E">
        <w:rPr>
          <w:rFonts w:ascii="Times New Roman" w:hAnsi="Times New Roman" w:cs="Times New Roman"/>
        </w:rPr>
        <w:t>osure</w:t>
      </w:r>
      <w:r w:rsidRPr="00B1549C">
        <w:rPr>
          <w:rFonts w:ascii="Times New Roman" w:hAnsi="Times New Roman" w:cs="Times New Roman"/>
        </w:rPr>
        <w:t xml:space="preserve"> variable was women’s internet use. Internet use was</w:t>
      </w:r>
      <w:r w:rsidR="0022377D">
        <w:rPr>
          <w:rFonts w:ascii="Times New Roman" w:hAnsi="Times New Roman" w:cs="Times New Roman"/>
        </w:rPr>
        <w:t xml:space="preserve"> assessed</w:t>
      </w:r>
      <w:r w:rsidRPr="00B1549C">
        <w:rPr>
          <w:rFonts w:ascii="Times New Roman" w:hAnsi="Times New Roman" w:cs="Times New Roman"/>
        </w:rPr>
        <w:t xml:space="preserve"> based on self-reported use within the last 12 months </w:t>
      </w:r>
      <w:r w:rsidR="0022377D" w:rsidRPr="00B1549C">
        <w:rPr>
          <w:rFonts w:ascii="Times New Roman" w:hAnsi="Times New Roman" w:cs="Times New Roman"/>
        </w:rPr>
        <w:t>previous</w:t>
      </w:r>
      <w:r w:rsidRPr="00B1549C">
        <w:rPr>
          <w:rFonts w:ascii="Times New Roman" w:hAnsi="Times New Roman" w:cs="Times New Roman"/>
        </w:rPr>
        <w:t xml:space="preserve"> to the survey. Women who </w:t>
      </w:r>
      <w:r w:rsidR="0022377D" w:rsidRPr="00B1549C">
        <w:rPr>
          <w:rFonts w:ascii="Times New Roman" w:hAnsi="Times New Roman" w:cs="Times New Roman"/>
        </w:rPr>
        <w:t>defined</w:t>
      </w:r>
      <w:r w:rsidRPr="00B1549C">
        <w:rPr>
          <w:rFonts w:ascii="Times New Roman" w:hAnsi="Times New Roman" w:cs="Times New Roman"/>
        </w:rPr>
        <w:t xml:space="preserve"> using the internet during the past 12 months were classified as internet users, </w:t>
      </w:r>
      <w:r w:rsidR="0022377D" w:rsidRPr="00B1549C">
        <w:rPr>
          <w:rFonts w:ascii="Times New Roman" w:hAnsi="Times New Roman" w:cs="Times New Roman"/>
        </w:rPr>
        <w:t>whereas</w:t>
      </w:r>
      <w:r w:rsidRPr="00B1549C">
        <w:rPr>
          <w:rFonts w:ascii="Times New Roman" w:hAnsi="Times New Roman" w:cs="Times New Roman"/>
        </w:rPr>
        <w:t xml:space="preserve"> those who </w:t>
      </w:r>
      <w:r w:rsidR="0022377D" w:rsidRPr="00B1549C">
        <w:rPr>
          <w:rFonts w:ascii="Times New Roman" w:hAnsi="Times New Roman" w:cs="Times New Roman"/>
        </w:rPr>
        <w:t>defined</w:t>
      </w:r>
      <w:r w:rsidRPr="00B1549C">
        <w:rPr>
          <w:rFonts w:ascii="Times New Roman" w:hAnsi="Times New Roman" w:cs="Times New Roman"/>
        </w:rPr>
        <w:t xml:space="preserve"> never using the internet or not using it during the past 12 months were classified as non-users. This binary </w:t>
      </w:r>
      <w:r w:rsidR="0022377D" w:rsidRPr="00B1549C">
        <w:rPr>
          <w:rFonts w:ascii="Times New Roman" w:hAnsi="Times New Roman" w:cs="Times New Roman"/>
        </w:rPr>
        <w:t>classification</w:t>
      </w:r>
      <w:r w:rsidRPr="00B1549C">
        <w:rPr>
          <w:rFonts w:ascii="Times New Roman" w:hAnsi="Times New Roman" w:cs="Times New Roman"/>
        </w:rPr>
        <w:t xml:space="preserve"> captures recent digital </w:t>
      </w:r>
      <w:r w:rsidR="0022377D" w:rsidRPr="00B1549C">
        <w:rPr>
          <w:rFonts w:ascii="Times New Roman" w:hAnsi="Times New Roman" w:cs="Times New Roman"/>
        </w:rPr>
        <w:t>assignation</w:t>
      </w:r>
      <w:r w:rsidRPr="00B1549C">
        <w:rPr>
          <w:rFonts w:ascii="Times New Roman" w:hAnsi="Times New Roman" w:cs="Times New Roman"/>
        </w:rPr>
        <w:t xml:space="preserve"> and reflects potential exposure to online health </w:t>
      </w:r>
      <w:r w:rsidR="0022377D" w:rsidRPr="00B1549C">
        <w:rPr>
          <w:rFonts w:ascii="Times New Roman" w:hAnsi="Times New Roman" w:cs="Times New Roman"/>
        </w:rPr>
        <w:t>statistics</w:t>
      </w:r>
      <w:r w:rsidRPr="00B1549C">
        <w:rPr>
          <w:rFonts w:ascii="Times New Roman" w:hAnsi="Times New Roman" w:cs="Times New Roman"/>
        </w:rPr>
        <w:t xml:space="preserve"> and digital </w:t>
      </w:r>
      <w:r w:rsidR="0022377D" w:rsidRPr="00B1549C">
        <w:rPr>
          <w:rFonts w:ascii="Times New Roman" w:hAnsi="Times New Roman" w:cs="Times New Roman"/>
        </w:rPr>
        <w:t>communication</w:t>
      </w:r>
      <w:r w:rsidRPr="00B1549C">
        <w:rPr>
          <w:rFonts w:ascii="Times New Roman" w:hAnsi="Times New Roman" w:cs="Times New Roman"/>
        </w:rPr>
        <w:t xml:space="preserve"> </w:t>
      </w:r>
      <w:r w:rsidR="0075610B" w:rsidRPr="00B1549C">
        <w:rPr>
          <w:rFonts w:ascii="Times New Roman" w:hAnsi="Times New Roman" w:cs="Times New Roman"/>
        </w:rPr>
        <w:t>stages</w:t>
      </w:r>
      <w:r w:rsidR="0075610B">
        <w:rPr>
          <w:rFonts w:ascii="Times New Roman" w:hAnsi="Times New Roman" w:cs="Times New Roman"/>
        </w:rPr>
        <w:t>.</w:t>
      </w:r>
    </w:p>
    <w:p w14:paraId="591D3074" w14:textId="715DC1AC" w:rsidR="00B1549C" w:rsidRPr="00B1549C"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AF58AD">
        <w:rPr>
          <w:rFonts w:ascii="Times New Roman" w:hAnsi="Times New Roman" w:cs="Times New Roman"/>
          <w:b/>
          <w:bCs/>
        </w:rPr>
        <w:t>5.</w:t>
      </w:r>
      <w:r w:rsidR="00AF58AD" w:rsidRPr="00B1549C">
        <w:rPr>
          <w:rFonts w:ascii="Times New Roman" w:hAnsi="Times New Roman" w:cs="Times New Roman"/>
          <w:b/>
          <w:bCs/>
        </w:rPr>
        <w:t xml:space="preserve"> Covariates</w:t>
      </w:r>
    </w:p>
    <w:p w14:paraId="25D0F07C" w14:textId="2C032CAA" w:rsidR="00B1549C" w:rsidRPr="00B1549C" w:rsidRDefault="00B1549C" w:rsidP="00D27037">
      <w:pPr>
        <w:spacing w:line="360" w:lineRule="auto"/>
        <w:jc w:val="both"/>
        <w:rPr>
          <w:rFonts w:ascii="Times New Roman" w:hAnsi="Times New Roman" w:cs="Times New Roman"/>
        </w:rPr>
      </w:pPr>
      <w:r w:rsidRPr="00B1549C">
        <w:rPr>
          <w:rFonts w:ascii="Times New Roman" w:hAnsi="Times New Roman" w:cs="Times New Roman"/>
        </w:rPr>
        <w:t>Covariates were selected based on theoretical relevance, prior literature, and availability within the BDHS dataset. These variables represent socio-demographic, reproductive, household, empowerment, and health-related characteristics that may confound the relationship between internet use and unmet need.</w:t>
      </w:r>
      <w:r w:rsidR="005A5748">
        <w:rPr>
          <w:rFonts w:ascii="Times New Roman" w:hAnsi="Times New Roman" w:cs="Times New Roman"/>
        </w:rPr>
        <w:t xml:space="preserve"> </w:t>
      </w:r>
      <w:r w:rsidRPr="00B1549C">
        <w:rPr>
          <w:rFonts w:ascii="Times New Roman" w:hAnsi="Times New Roman" w:cs="Times New Roman"/>
        </w:rPr>
        <w:t xml:space="preserve">Maternal age was categorized into three groups: 15–24 years, 25–34 years, and 35–49 years, reflecting distinct reproductive life stages. Age at first birth was grouped into early (10–17 years), normative (18–24 years), and late (25 years or older) categories to capture </w:t>
      </w:r>
      <w:r w:rsidRPr="00B1549C">
        <w:rPr>
          <w:rFonts w:ascii="Times New Roman" w:hAnsi="Times New Roman" w:cs="Times New Roman"/>
        </w:rPr>
        <w:lastRenderedPageBreak/>
        <w:t>differences in reproductive timing. Age at first cohabitation was categorized as less than 18 years, 18–20 years, and 21 years or older, reflecting early marriage dynamics.</w:t>
      </w:r>
      <w:r w:rsidR="005A5748">
        <w:rPr>
          <w:rFonts w:ascii="Times New Roman" w:hAnsi="Times New Roman" w:cs="Times New Roman"/>
        </w:rPr>
        <w:t xml:space="preserve"> </w:t>
      </w:r>
      <w:r w:rsidRPr="00B1549C">
        <w:rPr>
          <w:rFonts w:ascii="Times New Roman" w:hAnsi="Times New Roman" w:cs="Times New Roman"/>
        </w:rPr>
        <w:t>Educational attainment was categorized separately for women and their husbands. Women’s education was grouped as no education, primary education, and secondary or higher education. Husband’s education was similarly categorized. Parity was classified into four groups: no living children, one child, two children, and three or more children.</w:t>
      </w:r>
      <w:r w:rsidR="005A5748">
        <w:rPr>
          <w:rFonts w:ascii="Times New Roman" w:hAnsi="Times New Roman" w:cs="Times New Roman"/>
        </w:rPr>
        <w:t xml:space="preserve"> </w:t>
      </w:r>
      <w:r w:rsidRPr="00B1549C">
        <w:rPr>
          <w:rFonts w:ascii="Times New Roman" w:hAnsi="Times New Roman" w:cs="Times New Roman"/>
        </w:rPr>
        <w:t>Household wealth status was derived from the DHS wealth index and categorized into poor (lowest two quintiles), middle, and rich (highest two quintiles). Place of residence was classified as urban or rural. Administrative division was included to account for regional variation. Religion was categorized as Muslim and non-Muslim. Household size was grouped into fewer than five members and five or more members.</w:t>
      </w:r>
      <w:r w:rsidR="005A5748">
        <w:rPr>
          <w:rFonts w:ascii="Times New Roman" w:hAnsi="Times New Roman" w:cs="Times New Roman"/>
        </w:rPr>
        <w:t xml:space="preserve"> </w:t>
      </w:r>
      <w:r w:rsidRPr="00B1549C">
        <w:rPr>
          <w:rFonts w:ascii="Times New Roman" w:hAnsi="Times New Roman" w:cs="Times New Roman"/>
        </w:rPr>
        <w:t>Women’s employment status was classified as currently working or not working. Husband’s employment status was categorized as worked versus did not work.</w:t>
      </w:r>
      <w:r w:rsidR="005A5748">
        <w:rPr>
          <w:rFonts w:ascii="Times New Roman" w:hAnsi="Times New Roman" w:cs="Times New Roman"/>
        </w:rPr>
        <w:t xml:space="preserve"> </w:t>
      </w:r>
      <w:r w:rsidRPr="00B1549C">
        <w:rPr>
          <w:rFonts w:ascii="Times New Roman" w:hAnsi="Times New Roman" w:cs="Times New Roman"/>
        </w:rPr>
        <w:t>A composite women’s empowerment index was constructed using five decision-making domains: decisions regarding own health care, major household purchases, visits to relatives, control over spending money, and contraceptive decision-making. Women who participated either alone or jointly with their partner in at least three of these domains were classified as empowered, while those participating in two or fewer domains were classified as not empowered. This composite measure reflects multidimensional autonomy relevant to reproductive decision-making.</w:t>
      </w:r>
      <w:r w:rsidR="005A5748">
        <w:rPr>
          <w:rFonts w:ascii="Times New Roman" w:hAnsi="Times New Roman" w:cs="Times New Roman"/>
        </w:rPr>
        <w:t xml:space="preserve"> </w:t>
      </w:r>
      <w:commentRangeStart w:id="6"/>
      <w:r w:rsidRPr="00B1549C">
        <w:rPr>
          <w:rFonts w:ascii="Times New Roman" w:hAnsi="Times New Roman" w:cs="Times New Roman"/>
        </w:rPr>
        <w:t>A binary variable representing experience of intimate partner violence (IPV) was constructed based on women’s self-reported experience of physical violence from their partner. Women reporting at least one form of physical violence were categorized as having experienced IPV. Women with missing or “don’t know” responses were excluded from IPV analysis.</w:t>
      </w:r>
      <w:commentRangeEnd w:id="6"/>
      <w:r w:rsidR="009033F6">
        <w:rPr>
          <w:rStyle w:val="CommentReference"/>
          <w:rFonts w:ascii="Times New Roman" w:hAnsi="Times New Roman" w:cs="Times New Roman"/>
          <w:sz w:val="24"/>
          <w:szCs w:val="24"/>
        </w:rPr>
        <w:commentReference w:id="6"/>
      </w:r>
      <w:r w:rsidR="005A5748">
        <w:rPr>
          <w:rFonts w:ascii="Times New Roman" w:hAnsi="Times New Roman" w:cs="Times New Roman"/>
        </w:rPr>
        <w:t xml:space="preserve"> </w:t>
      </w:r>
      <w:r w:rsidRPr="00B1549C">
        <w:rPr>
          <w:rFonts w:ascii="Times New Roman" w:hAnsi="Times New Roman" w:cs="Times New Roman"/>
        </w:rPr>
        <w:t xml:space="preserve">A household media exposure variable was created to capture access to </w:t>
      </w:r>
      <w:commentRangeStart w:id="7"/>
      <w:r w:rsidRPr="00B1549C">
        <w:rPr>
          <w:rFonts w:ascii="Times New Roman" w:hAnsi="Times New Roman" w:cs="Times New Roman"/>
        </w:rPr>
        <w:t xml:space="preserve">information sources. </w:t>
      </w:r>
      <w:commentRangeEnd w:id="7"/>
      <w:r w:rsidR="007F4E97" w:rsidRPr="00B1549C">
        <w:rPr>
          <w:rStyle w:val="CommentReference"/>
          <w:rFonts w:ascii="Times New Roman" w:hAnsi="Times New Roman" w:cs="Times New Roman"/>
          <w:sz w:val="24"/>
          <w:szCs w:val="24"/>
        </w:rPr>
        <w:commentReference w:id="7"/>
      </w:r>
      <w:r w:rsidRPr="00B1549C">
        <w:rPr>
          <w:rFonts w:ascii="Times New Roman" w:hAnsi="Times New Roman" w:cs="Times New Roman"/>
        </w:rPr>
        <w:t xml:space="preserve">Households were classified as having media access if they owned at least one of the following: radio, television, newspaper access, or </w:t>
      </w:r>
      <w:commentRangeStart w:id="8"/>
      <w:r w:rsidRPr="00B1549C">
        <w:rPr>
          <w:rFonts w:ascii="Times New Roman" w:hAnsi="Times New Roman" w:cs="Times New Roman"/>
        </w:rPr>
        <w:t xml:space="preserve">mobile phone. </w:t>
      </w:r>
      <w:commentRangeEnd w:id="8"/>
      <w:r w:rsidR="009033F6" w:rsidRPr="00B1549C">
        <w:rPr>
          <w:rStyle w:val="CommentReference"/>
          <w:rFonts w:ascii="Times New Roman" w:hAnsi="Times New Roman" w:cs="Times New Roman"/>
          <w:sz w:val="24"/>
          <w:szCs w:val="24"/>
        </w:rPr>
        <w:commentReference w:id="8"/>
      </w:r>
      <w:r w:rsidRPr="00B1549C">
        <w:rPr>
          <w:rFonts w:ascii="Times New Roman" w:hAnsi="Times New Roman" w:cs="Times New Roman"/>
        </w:rPr>
        <w:t>A household asset index was constructed based on ownership of major assets such as refrigerator, bicycle, motorcycle, or car.</w:t>
      </w:r>
      <w:r w:rsidR="00DE0D32">
        <w:rPr>
          <w:rFonts w:ascii="Times New Roman" w:hAnsi="Times New Roman" w:cs="Times New Roman"/>
        </w:rPr>
        <w:t xml:space="preserve"> </w:t>
      </w:r>
      <w:r w:rsidRPr="00B1549C">
        <w:rPr>
          <w:rFonts w:ascii="Times New Roman" w:hAnsi="Times New Roman" w:cs="Times New Roman"/>
        </w:rPr>
        <w:t>Housing material quality was categorized as improved or unimproved based on floor, wall, and roof materials. Ownership of house and household size were also included as indicators of socioeconomic status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"/>
          <w:id w:val="767883106"/>
          <w:placeholder>
            <w:docPart w:val="DefaultPlaceholder_-1854013440"/>
          </w:placeholder>
        </w:sdtPr>
        <w:sdtContent>
          <w:r w:rsidR="00785DD2" w:rsidRPr="00785DD2">
            <w:rPr>
              <w:rFonts w:ascii="Times New Roman" w:hAnsi="Times New Roman" w:cs="Times New Roman"/>
              <w:color w:val="000000"/>
            </w:rPr>
            <w:t>[30–36]</w:t>
          </w:r>
        </w:sdtContent>
      </w:sdt>
      <w:r w:rsidRPr="00B1549C">
        <w:rPr>
          <w:rFonts w:ascii="Times New Roman" w:hAnsi="Times New Roman" w:cs="Times New Roman"/>
        </w:rPr>
        <w:t>.</w:t>
      </w:r>
      <w:r w:rsidR="00195229">
        <w:rPr>
          <w:rFonts w:ascii="Times New Roman" w:hAnsi="Times New Roman" w:cs="Times New Roman"/>
        </w:rPr>
        <w:t xml:space="preserve">The details of all coding are </w:t>
      </w:r>
      <w:r w:rsidR="00195229" w:rsidRPr="00BF2990">
        <w:rPr>
          <w:rFonts w:ascii="Times New Roman" w:hAnsi="Times New Roman" w:cs="Times New Roman"/>
        </w:rPr>
        <w:t xml:space="preserve">provided supplementary </w:t>
      </w:r>
      <w:r w:rsidR="00195229" w:rsidRPr="00BF2990">
        <w:rPr>
          <w:rFonts w:ascii="Times New Roman" w:hAnsi="Times New Roman" w:cs="Times New Roman"/>
          <w:b/>
          <w:bCs/>
        </w:rPr>
        <w:t>Table S1</w:t>
      </w:r>
      <w:r w:rsidR="00195229" w:rsidRPr="00BF2990">
        <w:rPr>
          <w:rFonts w:ascii="Times New Roman" w:hAnsi="Times New Roman" w:cs="Times New Roman"/>
        </w:rPr>
        <w:t>.</w:t>
      </w:r>
    </w:p>
    <w:p w14:paraId="204A31BD" w14:textId="6B4B833D" w:rsidR="00B1549C" w:rsidRPr="00B1549C"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AF58AD">
        <w:rPr>
          <w:rFonts w:ascii="Times New Roman" w:hAnsi="Times New Roman" w:cs="Times New Roman"/>
          <w:b/>
          <w:bCs/>
        </w:rPr>
        <w:t>5.</w:t>
      </w:r>
      <w:r w:rsidR="00AF58AD" w:rsidRPr="00B1549C">
        <w:rPr>
          <w:rFonts w:ascii="Times New Roman" w:hAnsi="Times New Roman" w:cs="Times New Roman"/>
          <w:b/>
          <w:bCs/>
        </w:rPr>
        <w:t xml:space="preserve"> Missing</w:t>
      </w:r>
      <w:r w:rsidR="00B1549C" w:rsidRPr="00B1549C">
        <w:rPr>
          <w:rFonts w:ascii="Times New Roman" w:hAnsi="Times New Roman" w:cs="Times New Roman"/>
          <w:b/>
          <w:bCs/>
        </w:rPr>
        <w:t xml:space="preserve"> Data</w:t>
      </w:r>
    </w:p>
    <w:p w14:paraId="5962D05D" w14:textId="1D9FC637" w:rsidR="00B1549C" w:rsidRPr="00B1549C" w:rsidRDefault="00B1549C" w:rsidP="00D27037">
      <w:pPr>
        <w:spacing w:line="360" w:lineRule="auto"/>
        <w:jc w:val="both"/>
        <w:rPr>
          <w:rFonts w:ascii="Times New Roman" w:hAnsi="Times New Roman" w:cs="Times New Roman"/>
        </w:rPr>
      </w:pPr>
      <w:r w:rsidRPr="00B1549C">
        <w:rPr>
          <w:rFonts w:ascii="Times New Roman" w:hAnsi="Times New Roman" w:cs="Times New Roman"/>
        </w:rPr>
        <w:lastRenderedPageBreak/>
        <w:t>The proportion of missing data was minimal for most variables. For selected categorical variables with small proportions of missing values, simple mode imputation was applied to retain sample size. Sensitivity analyses indicated that imputation did not materially alter the results.</w:t>
      </w:r>
      <w:r w:rsidR="00D27037">
        <w:rPr>
          <w:rFonts w:ascii="Times New Roman" w:hAnsi="Times New Roman" w:cs="Times New Roman"/>
        </w:rPr>
        <w:t xml:space="preserve"> </w:t>
      </w:r>
      <w:r w:rsidR="00D27037" w:rsidRPr="00B1549C">
        <w:rPr>
          <w:rFonts w:ascii="Times New Roman" w:hAnsi="Times New Roman" w:cs="Times New Roman"/>
        </w:rPr>
        <w:t>For two specific covariates</w:t>
      </w:r>
      <w:r w:rsidR="005C1C28">
        <w:rPr>
          <w:rFonts w:ascii="Times New Roman" w:hAnsi="Times New Roman" w:cs="Times New Roman"/>
        </w:rPr>
        <w:t xml:space="preserve"> </w:t>
      </w:r>
      <w:r w:rsidR="00D27037" w:rsidRPr="00B1549C">
        <w:rPr>
          <w:rFonts w:ascii="Times New Roman" w:hAnsi="Times New Roman" w:cs="Times New Roman"/>
        </w:rPr>
        <w:t>husband's education and husband's employment status</w:t>
      </w:r>
      <w:r w:rsidR="005A5748">
        <w:rPr>
          <w:rFonts w:ascii="Times New Roman" w:hAnsi="Times New Roman" w:cs="Times New Roman"/>
        </w:rPr>
        <w:t xml:space="preserve"> </w:t>
      </w:r>
      <w:r w:rsidR="00D27037" w:rsidRPr="00B1549C">
        <w:rPr>
          <w:rFonts w:ascii="Times New Roman" w:hAnsi="Times New Roman" w:cs="Times New Roman"/>
        </w:rPr>
        <w:t xml:space="preserve">missing data rates were slightly higher but still modest: 0.82% for husband's education (36 cases) and 1.03% for husband's employment (45 cases). For these variables, we implemented simple mode imputation, replacing missing values with the most frequently observed category in the complete cases. For husband's education, the modal category was secondary or higher education (59.50% of complete cases); for husband's employment, the mode was currently working. </w:t>
      </w:r>
    </w:p>
    <w:p w14:paraId="403CDC66" w14:textId="0A471D2E" w:rsidR="00B1549C" w:rsidRPr="00B1549C"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AF58AD">
        <w:rPr>
          <w:rFonts w:ascii="Times New Roman" w:hAnsi="Times New Roman" w:cs="Times New Roman"/>
          <w:b/>
          <w:bCs/>
        </w:rPr>
        <w:t>6.</w:t>
      </w:r>
      <w:r w:rsidR="00AF58AD" w:rsidRPr="00B1549C">
        <w:rPr>
          <w:rFonts w:ascii="Times New Roman" w:hAnsi="Times New Roman" w:cs="Times New Roman"/>
          <w:b/>
          <w:bCs/>
        </w:rPr>
        <w:t xml:space="preserve"> Survey</w:t>
      </w:r>
      <w:r w:rsidR="00B1549C" w:rsidRPr="00B1549C">
        <w:rPr>
          <w:rFonts w:ascii="Times New Roman" w:hAnsi="Times New Roman" w:cs="Times New Roman"/>
          <w:b/>
          <w:bCs/>
        </w:rPr>
        <w:t xml:space="preserve"> Design and Weighting</w:t>
      </w:r>
    </w:p>
    <w:p w14:paraId="79E01BC7" w14:textId="3B2C4327" w:rsidR="00B1549C" w:rsidRPr="00B1549C" w:rsidRDefault="00B1549C" w:rsidP="00D27037">
      <w:pPr>
        <w:spacing w:line="360" w:lineRule="auto"/>
        <w:jc w:val="both"/>
        <w:rPr>
          <w:rFonts w:ascii="Times New Roman" w:hAnsi="Times New Roman" w:cs="Times New Roman"/>
        </w:rPr>
      </w:pPr>
      <w:r w:rsidRPr="00BF2990">
        <w:rPr>
          <w:rFonts w:ascii="Times New Roman" w:hAnsi="Times New Roman" w:cs="Times New Roman"/>
        </w:rPr>
        <w:t>All analyses accounted for the complex survey design of BDHS 2022. Sampling weights were applied to adjust for unequal probability of selection and non-response. Primary sampling units and stratification variables were incorporated into survey-adjusted analyses to obtain nationally representative estimates and correct standard errors.</w:t>
      </w:r>
      <w:r w:rsidR="00F84D2B">
        <w:rPr>
          <w:rFonts w:ascii="Times New Roman" w:hAnsi="Times New Roman" w:cs="Times New Roman"/>
        </w:rPr>
        <w:t xml:space="preserve"> This study followed </w:t>
      </w:r>
      <w:r w:rsidR="008D6B37">
        <w:rPr>
          <w:rFonts w:ascii="Times New Roman" w:hAnsi="Times New Roman" w:cs="Times New Roman"/>
        </w:rPr>
        <w:t>STROBE (</w:t>
      </w:r>
      <w:r w:rsidR="00F84D2B" w:rsidRPr="00F84D2B">
        <w:rPr>
          <w:rFonts w:ascii="Times New Roman" w:hAnsi="Times New Roman" w:cs="Times New Roman"/>
        </w:rPr>
        <w:t>Strengthening the Reporting of Observational Studies in Epidemiology</w:t>
      </w:r>
      <w:r w:rsidR="00F84D2B">
        <w:rPr>
          <w:rFonts w:ascii="Times New Roman" w:hAnsi="Times New Roman" w:cs="Times New Roman"/>
        </w:rPr>
        <w:t xml:space="preserve">) guidelines </w:t>
      </w:r>
      <w:sdt>
        <w:sdtPr>
          <w:rPr>
            <w:rFonts w:ascii="Times New Roman" w:hAnsi="Times New Roman" w:cs="Times New Roman"/>
            <w:color w:val="000000"/>
          </w:rPr>
          <w:tag w:val="MENDELEY_CITATION_v3_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"/>
          <w:id w:val="887383942"/>
          <w:placeholder>
            <w:docPart w:val="DefaultPlaceholder_-1854013440"/>
          </w:placeholder>
        </w:sdtPr>
        <w:sdtContent>
          <w:r w:rsidR="00785DD2" w:rsidRPr="00785DD2">
            <w:rPr>
              <w:rFonts w:ascii="Times New Roman" w:hAnsi="Times New Roman" w:cs="Times New Roman"/>
              <w:color w:val="000000"/>
            </w:rPr>
            <w:t>[37]</w:t>
          </w:r>
        </w:sdtContent>
      </w:sdt>
      <w:r w:rsidR="00F84D2B">
        <w:rPr>
          <w:rFonts w:ascii="Times New Roman" w:hAnsi="Times New Roman" w:cs="Times New Roman"/>
        </w:rPr>
        <w:t>.</w:t>
      </w:r>
    </w:p>
    <w:p w14:paraId="2248E4B3" w14:textId="4E8E8FC4" w:rsidR="00DE0D32"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AF58AD">
        <w:rPr>
          <w:rFonts w:ascii="Times New Roman" w:hAnsi="Times New Roman" w:cs="Times New Roman"/>
          <w:b/>
          <w:bCs/>
        </w:rPr>
        <w:t>7. Model</w:t>
      </w:r>
      <w:r w:rsidR="00DE0D32">
        <w:rPr>
          <w:rFonts w:ascii="Times New Roman" w:hAnsi="Times New Roman" w:cs="Times New Roman"/>
          <w:b/>
          <w:bCs/>
        </w:rPr>
        <w:t xml:space="preserve"> Building Stages</w:t>
      </w:r>
    </w:p>
    <w:p w14:paraId="604261AC" w14:textId="77777777" w:rsidR="00DE0D32" w:rsidRPr="00261899" w:rsidRDefault="00DE0D32" w:rsidP="00D27037">
      <w:pPr>
        <w:spacing w:line="360" w:lineRule="auto"/>
        <w:rPr>
          <w:rFonts w:ascii="Times New Roman" w:hAnsi="Times New Roman" w:cs="Times New Roman"/>
          <w:b/>
          <w:bCs/>
        </w:rPr>
      </w:pPr>
      <w:r w:rsidRPr="00261899">
        <w:rPr>
          <w:rFonts w:ascii="Times New Roman" w:hAnsi="Times New Roman" w:cs="Times New Roman"/>
          <w:b/>
          <w:bCs/>
        </w:rPr>
        <w:t>Step 1: Bivariate Analysis</w:t>
      </w:r>
    </w:p>
    <w:p w14:paraId="0AF10A57" w14:textId="77777777" w:rsidR="003538D8" w:rsidRDefault="00DE0D32" w:rsidP="00A52D2B">
      <w:pPr>
        <w:spacing w:line="360" w:lineRule="auto"/>
        <w:jc w:val="both"/>
        <w:rPr>
          <w:rFonts w:ascii="Times New Roman" w:hAnsi="Times New Roman" w:cs="Times New Roman"/>
        </w:rPr>
      </w:pPr>
      <w:r w:rsidRPr="00FF2AC9">
        <w:rPr>
          <w:rFonts w:ascii="Times New Roman" w:hAnsi="Times New Roman" w:cs="Times New Roman"/>
        </w:rPr>
        <w:t>First</w:t>
      </w:r>
      <w:r w:rsidR="000C5AC6">
        <w:rPr>
          <w:rFonts w:ascii="Times New Roman" w:hAnsi="Times New Roman" w:cs="Times New Roman"/>
        </w:rPr>
        <w:t>ly</w:t>
      </w:r>
      <w:r w:rsidRPr="00FF2AC9">
        <w:rPr>
          <w:rFonts w:ascii="Times New Roman" w:hAnsi="Times New Roman" w:cs="Times New Roman"/>
        </w:rPr>
        <w:t>, th</w:t>
      </w:r>
      <w:r w:rsidR="000C5AC6">
        <w:rPr>
          <w:rFonts w:ascii="Times New Roman" w:hAnsi="Times New Roman" w:cs="Times New Roman"/>
        </w:rPr>
        <w:t>is</w:t>
      </w:r>
      <w:r w:rsidRPr="00FF2AC9">
        <w:rPr>
          <w:rFonts w:ascii="Times New Roman" w:hAnsi="Times New Roman" w:cs="Times New Roman"/>
        </w:rPr>
        <w:t xml:space="preserve"> study employed Chi-square tests for </w:t>
      </w:r>
      <w:r w:rsidRPr="00BF2990">
        <w:rPr>
          <w:rFonts w:ascii="Times New Roman" w:hAnsi="Times New Roman" w:cs="Times New Roman"/>
        </w:rPr>
        <w:t xml:space="preserve">assessing </w:t>
      </w:r>
      <w:r w:rsidR="000C5AC6" w:rsidRPr="00BF2990">
        <w:rPr>
          <w:rFonts w:ascii="Times New Roman" w:hAnsi="Times New Roman" w:cs="Times New Roman"/>
        </w:rPr>
        <w:t>crude</w:t>
      </w:r>
      <w:r w:rsidRPr="00BF2990">
        <w:rPr>
          <w:rFonts w:ascii="Times New Roman" w:hAnsi="Times New Roman" w:cs="Times New Roman"/>
        </w:rPr>
        <w:t xml:space="preserve"> association</w:t>
      </w:r>
      <w:r w:rsidRPr="00FF2AC9">
        <w:rPr>
          <w:rFonts w:ascii="Times New Roman" w:hAnsi="Times New Roman" w:cs="Times New Roman"/>
        </w:rPr>
        <w:t xml:space="preserve"> between the covariates and the outcome</w:t>
      </w:r>
      <w:r>
        <w:rPr>
          <w:rFonts w:ascii="Times New Roman" w:hAnsi="Times New Roman" w:cs="Times New Roman"/>
        </w:rPr>
        <w:t xml:space="preserve"> variable</w:t>
      </w:r>
      <w:r w:rsidRPr="00FF2AC9">
        <w:rPr>
          <w:rFonts w:ascii="Times New Roman" w:hAnsi="Times New Roman" w:cs="Times New Roman"/>
        </w:rPr>
        <w:t xml:space="preserve">. The categorical variables with a p-value less than 0.25 were considered </w:t>
      </w:r>
    </w:p>
    <w:p w14:paraId="739E8E2C" w14:textId="77777777" w:rsidR="003538D8" w:rsidRDefault="003538D8" w:rsidP="00A52D2B">
      <w:pPr>
        <w:spacing w:line="360" w:lineRule="auto"/>
        <w:jc w:val="both"/>
        <w:rPr>
          <w:rFonts w:ascii="Times New Roman" w:hAnsi="Times New Roman" w:cs="Times New Roman"/>
        </w:rPr>
      </w:pPr>
    </w:p>
    <w:p w14:paraId="4CF71F9B" w14:textId="2B58705C" w:rsidR="003538D8" w:rsidRDefault="003538D8" w:rsidP="00A52D2B">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6672" behindDoc="0" locked="0" layoutInCell="1" allowOverlap="1" wp14:anchorId="7ADB3D61" wp14:editId="435BCFE7">
            <wp:simplePos x="0" y="0"/>
            <wp:positionH relativeFrom="column">
              <wp:posOffset>106680</wp:posOffset>
            </wp:positionH>
            <wp:positionV relativeFrom="page">
              <wp:posOffset>1394460</wp:posOffset>
            </wp:positionV>
            <wp:extent cx="5943600" cy="3971925"/>
            <wp:effectExtent l="0" t="0" r="0" b="9525"/>
            <wp:wrapTopAndBottom/>
            <wp:docPr id="10549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8179" name="Picture 10549281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anchor>
        </w:drawing>
      </w:r>
    </w:p>
    <w:p w14:paraId="68E2C4D8" w14:textId="1943ACB4" w:rsidR="003538D8" w:rsidRPr="00BF2990" w:rsidRDefault="003538D8" w:rsidP="00A52D2B">
      <w:pPr>
        <w:spacing w:line="360" w:lineRule="auto"/>
        <w:jc w:val="both"/>
        <w:rPr>
          <w:rFonts w:ascii="Times New Roman" w:hAnsi="Times New Roman" w:cs="Times New Roman"/>
          <w:b/>
          <w:bCs/>
        </w:rPr>
      </w:pPr>
      <w:commentRangeStart w:id="9"/>
      <w:r w:rsidRPr="00BF2990">
        <w:rPr>
          <w:rFonts w:ascii="Times New Roman" w:hAnsi="Times New Roman" w:cs="Times New Roman"/>
          <w:b/>
          <w:bCs/>
        </w:rPr>
        <w:t>Figure 2: Conceptual framework of internet use and unmet need for family planning among pregnant women</w:t>
      </w:r>
      <w:commentRangeEnd w:id="9"/>
      <w:r w:rsidR="00327CF7" w:rsidRPr="00BF2990">
        <w:rPr>
          <w:rStyle w:val="CommentReference"/>
          <w:rFonts w:ascii="Times New Roman" w:hAnsi="Times New Roman" w:cs="Times New Roman"/>
          <w:b/>
          <w:bCs/>
          <w:sz w:val="24"/>
          <w:szCs w:val="24"/>
        </w:rPr>
        <w:commentReference w:id="9"/>
      </w:r>
    </w:p>
    <w:p w14:paraId="6DA9DD79" w14:textId="6B5518EC" w:rsidR="00DE0D32" w:rsidRPr="00FF2AC9" w:rsidRDefault="000C5AC6" w:rsidP="00A52D2B">
      <w:pPr>
        <w:spacing w:line="360" w:lineRule="auto"/>
        <w:jc w:val="both"/>
        <w:rPr>
          <w:rFonts w:ascii="Times New Roman" w:hAnsi="Times New Roman" w:cs="Times New Roman"/>
        </w:rPr>
      </w:pPr>
      <w:r w:rsidRPr="00BF2990">
        <w:rPr>
          <w:rFonts w:ascii="Times New Roman" w:hAnsi="Times New Roman" w:cs="Times New Roman"/>
        </w:rPr>
        <w:t>potential confounder</w:t>
      </w:r>
      <w:r w:rsidR="004B6C6D" w:rsidRPr="00BF2990">
        <w:rPr>
          <w:rFonts w:ascii="Times New Roman" w:hAnsi="Times New Roman" w:cs="Times New Roman"/>
        </w:rPr>
        <w:t>s</w:t>
      </w:r>
      <w:r>
        <w:rPr>
          <w:rFonts w:ascii="Times New Roman" w:hAnsi="Times New Roman" w:cs="Times New Roman"/>
        </w:rPr>
        <w:t xml:space="preserve"> </w:t>
      </w:r>
      <w:r w:rsidR="00DE0D32" w:rsidRPr="00FF2AC9">
        <w:rPr>
          <w:rFonts w:ascii="Times New Roman" w:hAnsi="Times New Roman" w:cs="Times New Roman"/>
        </w:rPr>
        <w:t>for the final model for adjustment, i.e., the inclusion of the covariates in the final model was considered to avoid the exclusion of potentially important confounding variables.</w:t>
      </w:r>
    </w:p>
    <w:p w14:paraId="28A24A91" w14:textId="77777777" w:rsidR="00DE0D32" w:rsidRPr="00261899" w:rsidRDefault="00DE0D32" w:rsidP="00D27037">
      <w:pPr>
        <w:spacing w:line="360" w:lineRule="auto"/>
        <w:jc w:val="both"/>
        <w:rPr>
          <w:rFonts w:ascii="Times New Roman" w:hAnsi="Times New Roman" w:cs="Times New Roman"/>
          <w:b/>
          <w:bCs/>
        </w:rPr>
      </w:pPr>
      <w:r w:rsidRPr="00261899">
        <w:rPr>
          <w:rFonts w:ascii="Times New Roman" w:hAnsi="Times New Roman" w:cs="Times New Roman"/>
          <w:b/>
          <w:bCs/>
        </w:rPr>
        <w:t>Step 2: Forward Stepwise Model Selection</w:t>
      </w:r>
    </w:p>
    <w:p w14:paraId="75136DD2" w14:textId="77777777" w:rsidR="00DE0D32" w:rsidRPr="00FF2AC9" w:rsidRDefault="00DE0D32" w:rsidP="00D27037">
      <w:pPr>
        <w:spacing w:line="360" w:lineRule="auto"/>
        <w:jc w:val="both"/>
        <w:rPr>
          <w:rFonts w:ascii="Times New Roman" w:hAnsi="Times New Roman" w:cs="Times New Roman"/>
        </w:rPr>
      </w:pPr>
      <w:r w:rsidRPr="00FF2AC9">
        <w:rPr>
          <w:rFonts w:ascii="Times New Roman" w:hAnsi="Times New Roman" w:cs="Times New Roman"/>
        </w:rPr>
        <w:t>In the second step, all the potential confounding variables as covariates were added individually to the model. The inclusion of the covariates in the model was considered on the basis of statistical and conceptual considerations. The inclusion of the covariates in the model was considered on the basis of:</w:t>
      </w:r>
    </w:p>
    <w:p w14:paraId="056906A1" w14:textId="77777777" w:rsidR="00DE0D32" w:rsidRPr="00FF2AC9" w:rsidRDefault="00DE0D32" w:rsidP="00D27037">
      <w:pPr>
        <w:pStyle w:val="ListParagraph"/>
        <w:numPr>
          <w:ilvl w:val="0"/>
          <w:numId w:val="6"/>
        </w:numPr>
        <w:spacing w:line="360" w:lineRule="auto"/>
        <w:jc w:val="both"/>
        <w:rPr>
          <w:rFonts w:ascii="Times New Roman" w:hAnsi="Times New Roman" w:cs="Times New Roman"/>
        </w:rPr>
      </w:pPr>
      <w:r w:rsidRPr="00FF2AC9">
        <w:rPr>
          <w:rFonts w:ascii="Times New Roman" w:hAnsi="Times New Roman" w:cs="Times New Roman"/>
        </w:rPr>
        <w:t>Statistical Significance (p-values),</w:t>
      </w:r>
    </w:p>
    <w:p w14:paraId="29301359" w14:textId="77777777" w:rsidR="00DE0D32" w:rsidRPr="00FF2AC9" w:rsidRDefault="00DE0D32" w:rsidP="00D27037">
      <w:pPr>
        <w:pStyle w:val="ListParagraph"/>
        <w:numPr>
          <w:ilvl w:val="0"/>
          <w:numId w:val="6"/>
        </w:numPr>
        <w:spacing w:line="360" w:lineRule="auto"/>
        <w:jc w:val="both"/>
        <w:rPr>
          <w:rFonts w:ascii="Times New Roman" w:hAnsi="Times New Roman" w:cs="Times New Roman"/>
        </w:rPr>
      </w:pPr>
      <w:r w:rsidRPr="00FF2AC9">
        <w:rPr>
          <w:rFonts w:ascii="Times New Roman" w:hAnsi="Times New Roman" w:cs="Times New Roman"/>
        </w:rPr>
        <w:t>Change in the Odds Ratio (OR) for the main exposure variable,</w:t>
      </w:r>
    </w:p>
    <w:p w14:paraId="34631466" w14:textId="77777777" w:rsidR="00DE0D32" w:rsidRPr="00FF2AC9" w:rsidRDefault="00DE0D32" w:rsidP="00D27037">
      <w:pPr>
        <w:pStyle w:val="ListParagraph"/>
        <w:numPr>
          <w:ilvl w:val="0"/>
          <w:numId w:val="6"/>
        </w:numPr>
        <w:spacing w:line="360" w:lineRule="auto"/>
        <w:jc w:val="both"/>
        <w:rPr>
          <w:rFonts w:ascii="Times New Roman" w:hAnsi="Times New Roman" w:cs="Times New Roman"/>
        </w:rPr>
      </w:pPr>
      <w:r w:rsidRPr="00FF2AC9">
        <w:rPr>
          <w:rFonts w:ascii="Times New Roman" w:hAnsi="Times New Roman" w:cs="Times New Roman"/>
        </w:rPr>
        <w:t>Improvement in the model fit, i.e., Akaike Information Criterion (AIC), and Bayesian Information Criterion (BIC).</w:t>
      </w:r>
    </w:p>
    <w:p w14:paraId="58126971" w14:textId="77777777" w:rsidR="00DE0D32" w:rsidRPr="00FF2AC9" w:rsidRDefault="00DE0D32" w:rsidP="00D27037">
      <w:pPr>
        <w:spacing w:line="360" w:lineRule="auto"/>
        <w:jc w:val="both"/>
        <w:rPr>
          <w:rFonts w:ascii="Times New Roman" w:hAnsi="Times New Roman" w:cs="Times New Roman"/>
        </w:rPr>
      </w:pPr>
      <w:r w:rsidRPr="00FF2AC9">
        <w:rPr>
          <w:rFonts w:ascii="Times New Roman" w:hAnsi="Times New Roman" w:cs="Times New Roman"/>
        </w:rPr>
        <w:lastRenderedPageBreak/>
        <w:t>Conceptually consistent confounding variables were retained in the model, even if they slightly worsened the AIC/BIC, in order to avoid model misspecification.  The current study also employed the likelihood ratio tests (LRT) for comparing the logistic regression models, which compare</w:t>
      </w:r>
      <w:r>
        <w:rPr>
          <w:rFonts w:ascii="Times New Roman" w:hAnsi="Times New Roman" w:cs="Times New Roman"/>
        </w:rPr>
        <w:t xml:space="preserve"> to </w:t>
      </w:r>
      <w:r w:rsidRPr="00FF2AC9">
        <w:rPr>
          <w:rFonts w:ascii="Times New Roman" w:hAnsi="Times New Roman" w:cs="Times New Roman"/>
        </w:rPr>
        <w:t xml:space="preserve">nested logistic regression models, assessing the consequence of covariates to model performances. </w:t>
      </w:r>
    </w:p>
    <w:p w14:paraId="1EE97505" w14:textId="6E779B24" w:rsidR="00B1549C" w:rsidRPr="00B1549C"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986805">
        <w:rPr>
          <w:rFonts w:ascii="Times New Roman" w:hAnsi="Times New Roman" w:cs="Times New Roman"/>
          <w:b/>
          <w:bCs/>
        </w:rPr>
        <w:t>8.</w:t>
      </w:r>
      <w:r w:rsidR="00986805" w:rsidRPr="00B1549C">
        <w:rPr>
          <w:rFonts w:ascii="Times New Roman" w:hAnsi="Times New Roman" w:cs="Times New Roman"/>
          <w:b/>
          <w:bCs/>
        </w:rPr>
        <w:t xml:space="preserve"> Statistical</w:t>
      </w:r>
      <w:r w:rsidR="00B1549C" w:rsidRPr="00B1549C">
        <w:rPr>
          <w:rFonts w:ascii="Times New Roman" w:hAnsi="Times New Roman" w:cs="Times New Roman"/>
          <w:b/>
          <w:bCs/>
        </w:rPr>
        <w:t xml:space="preserve"> Analysis</w:t>
      </w:r>
    </w:p>
    <w:p w14:paraId="7D3B10B0" w14:textId="77777777" w:rsidR="00B1549C" w:rsidRPr="00B1549C" w:rsidRDefault="00B1549C" w:rsidP="00D27037">
      <w:pPr>
        <w:spacing w:line="360" w:lineRule="auto"/>
        <w:jc w:val="both"/>
        <w:rPr>
          <w:rFonts w:ascii="Times New Roman" w:hAnsi="Times New Roman" w:cs="Times New Roman"/>
        </w:rPr>
      </w:pPr>
      <w:r w:rsidRPr="00B1549C">
        <w:rPr>
          <w:rFonts w:ascii="Times New Roman" w:hAnsi="Times New Roman" w:cs="Times New Roman"/>
        </w:rPr>
        <w:t>Descriptive statistics were used to summarize sample characteristics. Weighted proportions and 95% confidence intervals were calculated for unmet need and key independent variables.</w:t>
      </w:r>
    </w:p>
    <w:p w14:paraId="4554FFE4" w14:textId="711F4634" w:rsidR="00195229" w:rsidRDefault="00B1549C" w:rsidP="00D27037">
      <w:pPr>
        <w:spacing w:line="360" w:lineRule="auto"/>
        <w:jc w:val="both"/>
        <w:rPr>
          <w:rFonts w:ascii="Times New Roman" w:hAnsi="Times New Roman" w:cs="Times New Roman"/>
        </w:rPr>
      </w:pPr>
      <w:r w:rsidRPr="006668EF">
        <w:rPr>
          <w:rFonts w:ascii="Times New Roman" w:hAnsi="Times New Roman" w:cs="Times New Roman"/>
        </w:rPr>
        <w:t xml:space="preserve">Bivariate associations between unmet need and independent variables were assessed using design-adjusted chi-square tests. Variables with statistical significance </w:t>
      </w:r>
      <w:r w:rsidRPr="00BF2990">
        <w:rPr>
          <w:rFonts w:ascii="Times New Roman" w:hAnsi="Times New Roman" w:cs="Times New Roman"/>
        </w:rPr>
        <w:t>at p &lt; 0.2</w:t>
      </w:r>
      <w:r w:rsidR="00856B4B" w:rsidRPr="00BF2990">
        <w:rPr>
          <w:rFonts w:ascii="Times New Roman" w:hAnsi="Times New Roman" w:cs="Times New Roman"/>
        </w:rPr>
        <w:t>5</w:t>
      </w:r>
      <w:r w:rsidRPr="006668EF">
        <w:rPr>
          <w:rFonts w:ascii="Times New Roman" w:hAnsi="Times New Roman" w:cs="Times New Roman"/>
        </w:rPr>
        <w:t xml:space="preserve"> or those considered conceptually important were included in multivariable analysis.</w:t>
      </w:r>
      <w:r w:rsidR="00DE0D32" w:rsidRPr="006668EF">
        <w:rPr>
          <w:rFonts w:ascii="Times New Roman" w:hAnsi="Times New Roman" w:cs="Times New Roman"/>
        </w:rPr>
        <w:t xml:space="preserve"> </w:t>
      </w:r>
      <w:r w:rsidRPr="006668EF">
        <w:rPr>
          <w:rFonts w:ascii="Times New Roman" w:hAnsi="Times New Roman" w:cs="Times New Roman"/>
        </w:rPr>
        <w:t>Survey-weighted multivariable logistic regression models were fitted to examine the association between internet use and unmet need for family planning. Adjusted odds ratios (AORs) and 95% confidence intervals were reported. Model selection was guided by theoretical considerations and statistical criteria, including Akaike Information Criterion (AIC), Bayesian Information Criterion (BIC), and likelihood ratio tests. Lower AIC and BIC values indicated better model fit</w:t>
      </w:r>
      <w:r w:rsidR="00541A70">
        <w:rPr>
          <w:rFonts w:ascii="Times New Roman" w:hAnsi="Times New Roman" w:cs="Times New Roman"/>
        </w:rPr>
        <w:t xml:space="preserve"> </w:t>
      </w:r>
      <w:r w:rsidR="00195229">
        <w:rPr>
          <w:rFonts w:ascii="Times New Roman" w:hAnsi="Times New Roman" w:cs="Times New Roman"/>
        </w:rPr>
        <w:t>[</w:t>
      </w:r>
      <w:r w:rsidR="00195229" w:rsidRPr="00195229">
        <w:rPr>
          <w:rFonts w:ascii="Times New Roman" w:hAnsi="Times New Roman" w:cs="Times New Roman"/>
          <w:b/>
          <w:bCs/>
        </w:rPr>
        <w:t>Table 4</w:t>
      </w:r>
      <w:r w:rsidR="00195229">
        <w:rPr>
          <w:rFonts w:ascii="Times New Roman" w:hAnsi="Times New Roman" w:cs="Times New Roman"/>
        </w:rPr>
        <w:t>]</w:t>
      </w:r>
      <w:r w:rsidR="006668EF">
        <w:rPr>
          <w:rFonts w:ascii="Times New Roman" w:hAnsi="Times New Roman" w:cs="Times New Roman"/>
        </w:rPr>
        <w:t>.</w:t>
      </w:r>
    </w:p>
    <w:p w14:paraId="40EB36E1" w14:textId="10A24BEF" w:rsidR="00195229" w:rsidRDefault="00195229" w:rsidP="00195229">
      <w:pPr>
        <w:spacing w:line="360" w:lineRule="auto"/>
        <w:jc w:val="center"/>
        <w:rPr>
          <w:rFonts w:ascii="Times New Roman" w:hAnsi="Times New Roman" w:cs="Times New Roman"/>
        </w:rPr>
      </w:pPr>
      <w:r>
        <w:rPr>
          <w:rFonts w:ascii="Times New Roman" w:hAnsi="Times New Roman" w:cs="Times New Roman"/>
        </w:rPr>
        <w:t>[</w:t>
      </w:r>
      <w:r w:rsidRPr="00195229">
        <w:rPr>
          <w:rFonts w:ascii="Times New Roman" w:hAnsi="Times New Roman" w:cs="Times New Roman"/>
          <w:b/>
          <w:bCs/>
        </w:rPr>
        <w:t>Insert Table 4 Here</w:t>
      </w:r>
      <w:r>
        <w:rPr>
          <w:rFonts w:ascii="Times New Roman" w:hAnsi="Times New Roman" w:cs="Times New Roman"/>
        </w:rPr>
        <w:t>]</w:t>
      </w:r>
    </w:p>
    <w:p w14:paraId="4FC3AC9F" w14:textId="77777777" w:rsidR="0035045A" w:rsidRDefault="006668EF" w:rsidP="00D27037">
      <w:pPr>
        <w:spacing w:line="360" w:lineRule="auto"/>
        <w:jc w:val="both"/>
        <w:rPr>
          <w:rFonts w:ascii="Times New Roman" w:hAnsi="Times New Roman" w:cs="Times New Roman"/>
        </w:rPr>
      </w:pPr>
      <w:r>
        <w:rPr>
          <w:rFonts w:ascii="Times New Roman" w:hAnsi="Times New Roman" w:cs="Times New Roman"/>
        </w:rPr>
        <w:t xml:space="preserve"> </w:t>
      </w:r>
      <w:r w:rsidR="00B1549C" w:rsidRPr="00B1549C">
        <w:rPr>
          <w:rFonts w:ascii="Times New Roman" w:hAnsi="Times New Roman" w:cs="Times New Roman"/>
        </w:rPr>
        <w:t>Stratified analyses were conducted by place of residence and maternal age to explore potential effect modification</w:t>
      </w:r>
      <w:r w:rsidR="00487A42" w:rsidRPr="00BF2990">
        <w:rPr>
          <w:rFonts w:ascii="Times New Roman" w:hAnsi="Times New Roman" w:cs="Times New Roman"/>
        </w:rPr>
        <w:t>.</w:t>
      </w:r>
      <w:r w:rsidR="004636F1" w:rsidRPr="00BF2990">
        <w:rPr>
          <w:rFonts w:ascii="Times New Roman" w:hAnsi="Times New Roman" w:cs="Times New Roman"/>
        </w:rPr>
        <w:t xml:space="preserve"> Data Management was done using STATA Version 17, and the spatial analysis was applied in the R Studio Version 4.5.1. </w:t>
      </w:r>
    </w:p>
    <w:p w14:paraId="3A107668" w14:textId="6BEBCA7A" w:rsidR="00B1549C" w:rsidRPr="00B1549C"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AF58AD">
        <w:rPr>
          <w:rFonts w:ascii="Times New Roman" w:hAnsi="Times New Roman" w:cs="Times New Roman"/>
          <w:b/>
          <w:bCs/>
        </w:rPr>
        <w:t>9.</w:t>
      </w:r>
      <w:r w:rsidR="00AF58AD" w:rsidRPr="00B1549C">
        <w:rPr>
          <w:rFonts w:ascii="Times New Roman" w:hAnsi="Times New Roman" w:cs="Times New Roman"/>
          <w:b/>
          <w:bCs/>
        </w:rPr>
        <w:t xml:space="preserve"> Model</w:t>
      </w:r>
      <w:r w:rsidR="00B1549C" w:rsidRPr="00B1549C">
        <w:rPr>
          <w:rFonts w:ascii="Times New Roman" w:hAnsi="Times New Roman" w:cs="Times New Roman"/>
          <w:b/>
          <w:bCs/>
        </w:rPr>
        <w:t xml:space="preserve"> Diagnostics and Assumption Checking</w:t>
      </w:r>
    </w:p>
    <w:p w14:paraId="0ABA6F4D" w14:textId="43CC0611" w:rsidR="007234EA" w:rsidRDefault="006D7429" w:rsidP="00FC129D">
      <w:pPr>
        <w:spacing w:line="360" w:lineRule="auto"/>
        <w:jc w:val="both"/>
        <w:rPr>
          <w:rFonts w:ascii="Times New Roman" w:hAnsi="Times New Roman" w:cs="Times New Roman"/>
        </w:rPr>
      </w:pPr>
      <w:r w:rsidRPr="00BF2990">
        <w:rPr>
          <w:rFonts w:ascii="Times New Roman" w:hAnsi="Times New Roman" w:cs="Times New Roman"/>
        </w:rPr>
        <w:t>Multiple diagnostic measures were applied to evaluate model assumption required for valid logistic regression inference were met.</w:t>
      </w:r>
      <w:r>
        <w:rPr>
          <w:rFonts w:ascii="Times New Roman" w:hAnsi="Times New Roman" w:cs="Times New Roman"/>
        </w:rPr>
        <w:t xml:space="preserve"> </w:t>
      </w:r>
      <w:r w:rsidR="00B1549C" w:rsidRPr="00F7790E">
        <w:rPr>
          <w:rFonts w:ascii="Times New Roman" w:hAnsi="Times New Roman" w:cs="Times New Roman"/>
        </w:rPr>
        <w:t>Goodness-of-fit testing</w:t>
      </w:r>
      <w:r w:rsidR="00B1549C" w:rsidRPr="00B1549C">
        <w:rPr>
          <w:rFonts w:ascii="Times New Roman" w:hAnsi="Times New Roman" w:cs="Times New Roman"/>
        </w:rPr>
        <w:t xml:space="preserve"> was </w:t>
      </w:r>
      <w:r w:rsidR="00A84A2C">
        <w:rPr>
          <w:rFonts w:ascii="Times New Roman" w:hAnsi="Times New Roman" w:cs="Times New Roman"/>
        </w:rPr>
        <w:t>implemented</w:t>
      </w:r>
      <w:r w:rsidR="00B1549C" w:rsidRPr="00B1549C">
        <w:rPr>
          <w:rFonts w:ascii="Times New Roman" w:hAnsi="Times New Roman" w:cs="Times New Roman"/>
        </w:rPr>
        <w:t xml:space="preserve"> using the Hosmer-Lemeshow test, which </w:t>
      </w:r>
      <w:r w:rsidR="00A84A2C" w:rsidRPr="00B1549C">
        <w:rPr>
          <w:rFonts w:ascii="Times New Roman" w:hAnsi="Times New Roman" w:cs="Times New Roman"/>
        </w:rPr>
        <w:t>assesses</w:t>
      </w:r>
      <w:r w:rsidR="00B1549C" w:rsidRPr="00B1549C">
        <w:rPr>
          <w:rFonts w:ascii="Times New Roman" w:hAnsi="Times New Roman" w:cs="Times New Roman"/>
        </w:rPr>
        <w:t xml:space="preserve"> how well the model's predicted probabilities match observed outcome frequencies across deciles of predicted risk. The test </w:t>
      </w:r>
      <w:r w:rsidR="00A84A2C" w:rsidRPr="00B1549C">
        <w:rPr>
          <w:rFonts w:ascii="Times New Roman" w:hAnsi="Times New Roman" w:cs="Times New Roman"/>
        </w:rPr>
        <w:t>splits</w:t>
      </w:r>
      <w:r w:rsidR="00B1549C" w:rsidRPr="00B1549C">
        <w:rPr>
          <w:rFonts w:ascii="Times New Roman" w:hAnsi="Times New Roman" w:cs="Times New Roman"/>
        </w:rPr>
        <w:t xml:space="preserve"> observations into groups based on predicted probability deciles and compares observed versus expected counts of outcomes in each group using a chi-square statistic. Non-significant results (p &gt; 0.05) indicate acceptable model fit, while significant results suggest poor calibration. </w:t>
      </w:r>
      <w:r w:rsidR="00D27037">
        <w:rPr>
          <w:rFonts w:ascii="Times New Roman" w:hAnsi="Times New Roman" w:cs="Times New Roman"/>
        </w:rPr>
        <w:t xml:space="preserve"> Additionally, m</w:t>
      </w:r>
      <w:r w:rsidR="00D27037" w:rsidRPr="00D27037">
        <w:rPr>
          <w:rFonts w:ascii="Times New Roman" w:hAnsi="Times New Roman" w:cs="Times New Roman"/>
        </w:rPr>
        <w:t xml:space="preserve">odel performance was </w:t>
      </w:r>
      <w:r w:rsidR="00A84A2C" w:rsidRPr="00D27037">
        <w:rPr>
          <w:rFonts w:ascii="Times New Roman" w:hAnsi="Times New Roman" w:cs="Times New Roman"/>
        </w:rPr>
        <w:t>evaluated</w:t>
      </w:r>
      <w:r w:rsidR="00D27037" w:rsidRPr="00D27037">
        <w:rPr>
          <w:rFonts w:ascii="Times New Roman" w:hAnsi="Times New Roman" w:cs="Times New Roman"/>
        </w:rPr>
        <w:t xml:space="preserve"> using the ROC (Receiver Operating Characteristic) curve, with the </w:t>
      </w:r>
      <w:r w:rsidR="00D27037" w:rsidRPr="00D27037">
        <w:rPr>
          <w:rFonts w:ascii="Times New Roman" w:hAnsi="Times New Roman" w:cs="Times New Roman"/>
        </w:rPr>
        <w:lastRenderedPageBreak/>
        <w:t>area under the curve (AUC) indicating goodness of fit</w:t>
      </w:r>
      <w:r w:rsidR="00BF2990">
        <w:rPr>
          <w:rFonts w:ascii="Times New Roman" w:hAnsi="Times New Roman" w:cs="Times New Roman"/>
        </w:rPr>
        <w:t xml:space="preserve">. </w:t>
      </w:r>
      <w:r w:rsidR="00B1549C" w:rsidRPr="00A84A2C">
        <w:rPr>
          <w:rFonts w:ascii="Times New Roman" w:hAnsi="Times New Roman" w:cs="Times New Roman"/>
        </w:rPr>
        <w:t>Multicollinearity assessment</w:t>
      </w:r>
      <w:r w:rsidR="00B1549C" w:rsidRPr="00B1549C">
        <w:rPr>
          <w:rFonts w:ascii="Times New Roman" w:hAnsi="Times New Roman" w:cs="Times New Roman"/>
        </w:rPr>
        <w:t xml:space="preserve"> was </w:t>
      </w:r>
      <w:r w:rsidR="00A84A2C">
        <w:rPr>
          <w:rFonts w:ascii="Times New Roman" w:hAnsi="Times New Roman" w:cs="Times New Roman"/>
        </w:rPr>
        <w:t>conducted</w:t>
      </w:r>
      <w:r w:rsidR="00B1549C" w:rsidRPr="00B1549C">
        <w:rPr>
          <w:rFonts w:ascii="Times New Roman" w:hAnsi="Times New Roman" w:cs="Times New Roman"/>
        </w:rPr>
        <w:t xml:space="preserve"> by calculating variance inflation factors (VIF) for all covariates in the final model.</w:t>
      </w:r>
      <w:r w:rsidR="00A84A2C">
        <w:rPr>
          <w:rFonts w:ascii="Times New Roman" w:hAnsi="Times New Roman" w:cs="Times New Roman"/>
        </w:rPr>
        <w:t xml:space="preserve"> </w:t>
      </w:r>
      <w:r w:rsidR="00B1549C" w:rsidRPr="00B1549C">
        <w:rPr>
          <w:rFonts w:ascii="Times New Roman" w:hAnsi="Times New Roman" w:cs="Times New Roman"/>
        </w:rPr>
        <w:t>In practice, most covariates showed VIF &lt; 5, indicating no concerning multicollinearity.</w:t>
      </w:r>
      <w:r w:rsidR="006668EF">
        <w:rPr>
          <w:rFonts w:ascii="Times New Roman" w:hAnsi="Times New Roman" w:cs="Times New Roman"/>
        </w:rPr>
        <w:t xml:space="preserve"> In this study, the VIF of best adjusted model was 2.42 only</w:t>
      </w:r>
      <w:r w:rsidR="007234EA">
        <w:rPr>
          <w:rFonts w:ascii="Times New Roman" w:hAnsi="Times New Roman" w:cs="Times New Roman"/>
        </w:rPr>
        <w:t>.</w:t>
      </w:r>
      <w:r w:rsidR="00487A42">
        <w:rPr>
          <w:rFonts w:ascii="Times New Roman" w:hAnsi="Times New Roman" w:cs="Times New Roman"/>
        </w:rPr>
        <w:t xml:space="preserve">  </w:t>
      </w:r>
      <w:r w:rsidR="00487A42" w:rsidRPr="00B1549C">
        <w:rPr>
          <w:rFonts w:ascii="Times New Roman" w:hAnsi="Times New Roman" w:cs="Times New Roman"/>
        </w:rPr>
        <w:t>Statistical significance was set at p &lt; 0.05.</w:t>
      </w:r>
    </w:p>
    <w:p w14:paraId="4846AC4F" w14:textId="2D78305B" w:rsidR="00FC129D" w:rsidRPr="00B1549C" w:rsidRDefault="00261899" w:rsidP="00FC129D">
      <w:pPr>
        <w:spacing w:line="360" w:lineRule="auto"/>
        <w:jc w:val="both"/>
        <w:rPr>
          <w:rFonts w:ascii="Times New Roman" w:hAnsi="Times New Roman" w:cs="Times New Roman"/>
          <w:b/>
          <w:bCs/>
        </w:rPr>
      </w:pPr>
      <w:r>
        <w:rPr>
          <w:rFonts w:ascii="Times New Roman" w:hAnsi="Times New Roman" w:cs="Times New Roman"/>
          <w:b/>
          <w:bCs/>
        </w:rPr>
        <w:t>2.</w:t>
      </w:r>
      <w:r w:rsidR="007809F0">
        <w:rPr>
          <w:rFonts w:ascii="Times New Roman" w:hAnsi="Times New Roman" w:cs="Times New Roman"/>
          <w:b/>
          <w:bCs/>
        </w:rPr>
        <w:t>10.</w:t>
      </w:r>
      <w:r w:rsidR="007809F0" w:rsidRPr="00B1549C">
        <w:rPr>
          <w:rFonts w:ascii="Times New Roman" w:hAnsi="Times New Roman" w:cs="Times New Roman"/>
          <w:b/>
          <w:bCs/>
        </w:rPr>
        <w:t xml:space="preserve"> </w:t>
      </w:r>
      <w:r w:rsidR="00ED5FD7" w:rsidRPr="00ED5FD7">
        <w:rPr>
          <w:rFonts w:ascii="Times New Roman" w:hAnsi="Times New Roman" w:cs="Times New Roman"/>
          <w:b/>
          <w:bCs/>
        </w:rPr>
        <w:t xml:space="preserve">Ethics </w:t>
      </w:r>
      <w:r w:rsidR="00ED5FD7">
        <w:rPr>
          <w:rFonts w:ascii="Times New Roman" w:hAnsi="Times New Roman" w:cs="Times New Roman"/>
          <w:b/>
          <w:bCs/>
        </w:rPr>
        <w:t>A</w:t>
      </w:r>
      <w:r w:rsidR="00ED5FD7" w:rsidRPr="00ED5FD7">
        <w:rPr>
          <w:rFonts w:ascii="Times New Roman" w:hAnsi="Times New Roman" w:cs="Times New Roman"/>
          <w:b/>
          <w:bCs/>
        </w:rPr>
        <w:t xml:space="preserve">pproval and </w:t>
      </w:r>
      <w:r w:rsidR="00ED5FD7">
        <w:rPr>
          <w:rFonts w:ascii="Times New Roman" w:hAnsi="Times New Roman" w:cs="Times New Roman"/>
          <w:b/>
          <w:bCs/>
        </w:rPr>
        <w:t>C</w:t>
      </w:r>
      <w:r w:rsidR="00ED5FD7" w:rsidRPr="00ED5FD7">
        <w:rPr>
          <w:rFonts w:ascii="Times New Roman" w:hAnsi="Times New Roman" w:cs="Times New Roman"/>
          <w:b/>
          <w:bCs/>
        </w:rPr>
        <w:t xml:space="preserve">onsent to </w:t>
      </w:r>
      <w:r w:rsidR="00ED5FD7">
        <w:rPr>
          <w:rFonts w:ascii="Times New Roman" w:hAnsi="Times New Roman" w:cs="Times New Roman"/>
          <w:b/>
          <w:bCs/>
        </w:rPr>
        <w:t>P</w:t>
      </w:r>
      <w:r w:rsidR="00ED5FD7" w:rsidRPr="00ED5FD7">
        <w:rPr>
          <w:rFonts w:ascii="Times New Roman" w:hAnsi="Times New Roman" w:cs="Times New Roman"/>
          <w:b/>
          <w:bCs/>
        </w:rPr>
        <w:t>articipate</w:t>
      </w:r>
    </w:p>
    <w:p w14:paraId="5A4D2F76" w14:textId="78E3BC4F" w:rsidR="00FC129D" w:rsidRPr="00B1549C" w:rsidRDefault="00FC129D" w:rsidP="00FC129D">
      <w:pPr>
        <w:spacing w:line="360" w:lineRule="auto"/>
        <w:jc w:val="both"/>
        <w:rPr>
          <w:rFonts w:ascii="Times New Roman" w:hAnsi="Times New Roman" w:cs="Times New Roman"/>
        </w:rPr>
      </w:pPr>
      <w:r w:rsidRPr="00B1549C">
        <w:rPr>
          <w:rFonts w:ascii="Times New Roman" w:hAnsi="Times New Roman" w:cs="Times New Roman"/>
        </w:rPr>
        <w:t>The BDHS 2022 received ethical approval from the Bangladesh Medical Research Council and the ICF Institutional Review Board. The present study used publicly available, de-identified secondary data. Therefore, no additional ethical approval was required.</w:t>
      </w:r>
      <w:r w:rsidR="00EF707E">
        <w:rPr>
          <w:rFonts w:ascii="Times New Roman" w:hAnsi="Times New Roman" w:cs="Times New Roman"/>
        </w:rPr>
        <w:t xml:space="preserve"> </w:t>
      </w:r>
      <w:r w:rsidR="00EF707E" w:rsidRPr="00EF707E">
        <w:rPr>
          <w:rFonts w:ascii="Times New Roman" w:hAnsi="Times New Roman" w:cs="Times New Roman"/>
        </w:rPr>
        <w:t>However, details at: https://dhsprogram.com/Methodology/Protecting-the-Privacy-of-DHS-Survey-Respondents.cfm.</w:t>
      </w:r>
    </w:p>
    <w:p w14:paraId="33C26298" w14:textId="548175FD" w:rsidR="00FC129D" w:rsidRPr="00FC129D" w:rsidRDefault="00261899" w:rsidP="00D27037">
      <w:pPr>
        <w:spacing w:line="360" w:lineRule="auto"/>
        <w:jc w:val="both"/>
        <w:rPr>
          <w:rFonts w:ascii="Times New Roman" w:hAnsi="Times New Roman" w:cs="Times New Roman"/>
          <w:b/>
          <w:bCs/>
        </w:rPr>
      </w:pPr>
      <w:r>
        <w:rPr>
          <w:rFonts w:ascii="Times New Roman" w:hAnsi="Times New Roman" w:cs="Times New Roman"/>
          <w:b/>
          <w:bCs/>
        </w:rPr>
        <w:t>2.</w:t>
      </w:r>
      <w:r w:rsidR="007809F0">
        <w:rPr>
          <w:rFonts w:ascii="Times New Roman" w:hAnsi="Times New Roman" w:cs="Times New Roman"/>
          <w:b/>
          <w:bCs/>
        </w:rPr>
        <w:t>11.</w:t>
      </w:r>
      <w:r w:rsidR="007809F0" w:rsidRPr="00FC129D">
        <w:rPr>
          <w:rFonts w:ascii="Times New Roman" w:hAnsi="Times New Roman" w:cs="Times New Roman"/>
          <w:b/>
          <w:bCs/>
        </w:rPr>
        <w:t xml:space="preserve"> Adjusted</w:t>
      </w:r>
      <w:r w:rsidR="00FC129D" w:rsidRPr="00FC129D">
        <w:rPr>
          <w:rFonts w:ascii="Times New Roman" w:hAnsi="Times New Roman" w:cs="Times New Roman"/>
          <w:b/>
          <w:bCs/>
        </w:rPr>
        <w:t xml:space="preserve"> Confounders in Final Models</w:t>
      </w:r>
    </w:p>
    <w:p w14:paraId="669424C4" w14:textId="2B5BBED6" w:rsidR="00FC129D" w:rsidRDefault="00FC129D" w:rsidP="00FC129D">
      <w:pPr>
        <w:spacing w:line="360" w:lineRule="auto"/>
        <w:jc w:val="both"/>
        <w:rPr>
          <w:rFonts w:ascii="Times New Roman" w:hAnsi="Times New Roman" w:cs="Times New Roman"/>
        </w:rPr>
      </w:pPr>
      <w:r>
        <w:rPr>
          <w:rFonts w:ascii="Times New Roman" w:hAnsi="Times New Roman" w:cs="Times New Roman"/>
        </w:rPr>
        <w:t xml:space="preserve">These set of covariates were added in final models including maternal age, age at first birth, maternal education status, husband education status, parity, place of residence, household media, household assets, husband employment, household division, women’s </w:t>
      </w:r>
      <w:r w:rsidR="00B503D3">
        <w:rPr>
          <w:rFonts w:ascii="Times New Roman" w:hAnsi="Times New Roman" w:cs="Times New Roman"/>
        </w:rPr>
        <w:t>decision-making</w:t>
      </w:r>
      <w:r w:rsidR="00196335">
        <w:rPr>
          <w:rFonts w:ascii="Times New Roman" w:hAnsi="Times New Roman" w:cs="Times New Roman"/>
        </w:rPr>
        <w:t xml:space="preserve"> autonomy</w:t>
      </w:r>
      <w:r w:rsidRPr="00FC129D">
        <w:rPr>
          <w:rFonts w:ascii="Times New Roman" w:hAnsi="Times New Roman" w:cs="Times New Roman"/>
        </w:rPr>
        <w:t xml:space="preserve">, </w:t>
      </w:r>
      <w:r w:rsidR="007809F0" w:rsidRPr="00FC129D">
        <w:rPr>
          <w:rFonts w:ascii="Times New Roman" w:hAnsi="Times New Roman" w:cs="Times New Roman"/>
        </w:rPr>
        <w:t>household</w:t>
      </w:r>
      <w:r>
        <w:rPr>
          <w:rFonts w:ascii="Times New Roman" w:hAnsi="Times New Roman" w:cs="Times New Roman"/>
        </w:rPr>
        <w:t xml:space="preserve"> religions, and contraception status</w:t>
      </w:r>
      <w:r w:rsidR="00186C66">
        <w:rPr>
          <w:rFonts w:ascii="Times New Roman" w:hAnsi="Times New Roman" w:cs="Times New Roman"/>
        </w:rPr>
        <w:t xml:space="preserve"> [</w:t>
      </w:r>
      <w:r w:rsidR="00186C66" w:rsidRPr="00186C66">
        <w:rPr>
          <w:rFonts w:ascii="Times New Roman" w:hAnsi="Times New Roman" w:cs="Times New Roman"/>
          <w:b/>
          <w:bCs/>
        </w:rPr>
        <w:t>Figure 2</w:t>
      </w:r>
      <w:r w:rsidR="00186C66">
        <w:rPr>
          <w:rFonts w:ascii="Times New Roman" w:hAnsi="Times New Roman" w:cs="Times New Roman"/>
        </w:rPr>
        <w:t>]</w:t>
      </w:r>
      <w:r>
        <w:rPr>
          <w:rFonts w:ascii="Times New Roman" w:hAnsi="Times New Roman" w:cs="Times New Roman"/>
        </w:rPr>
        <w:t xml:space="preserve">. </w:t>
      </w:r>
    </w:p>
    <w:p w14:paraId="43D0C1A0" w14:textId="3B659EC4" w:rsidR="00B503D3" w:rsidRDefault="00B503D3" w:rsidP="00B503D3">
      <w:pPr>
        <w:spacing w:line="360" w:lineRule="auto"/>
        <w:jc w:val="center"/>
        <w:rPr>
          <w:rFonts w:ascii="Times New Roman" w:hAnsi="Times New Roman" w:cs="Times New Roman"/>
        </w:rPr>
      </w:pPr>
      <w:r>
        <w:rPr>
          <w:rFonts w:ascii="Times New Roman" w:hAnsi="Times New Roman" w:cs="Times New Roman"/>
        </w:rPr>
        <w:t>[</w:t>
      </w:r>
      <w:r w:rsidRPr="00B503D3">
        <w:rPr>
          <w:rFonts w:ascii="Times New Roman" w:hAnsi="Times New Roman" w:cs="Times New Roman"/>
          <w:b/>
          <w:bCs/>
        </w:rPr>
        <w:t>Insert Figure 2 Here</w:t>
      </w:r>
      <w:r>
        <w:rPr>
          <w:rFonts w:ascii="Times New Roman" w:hAnsi="Times New Roman" w:cs="Times New Roman"/>
        </w:rPr>
        <w:t>]</w:t>
      </w:r>
    </w:p>
    <w:p w14:paraId="08C023B4" w14:textId="7CC4E7CD" w:rsidR="00B1549C" w:rsidRDefault="00261899" w:rsidP="00EA3E52">
      <w:pPr>
        <w:spacing w:line="360" w:lineRule="auto"/>
        <w:jc w:val="both"/>
        <w:rPr>
          <w:rFonts w:ascii="Times New Roman" w:hAnsi="Times New Roman" w:cs="Times New Roman"/>
          <w:b/>
          <w:bCs/>
        </w:rPr>
      </w:pPr>
      <w:r>
        <w:rPr>
          <w:rFonts w:ascii="Times New Roman" w:hAnsi="Times New Roman" w:cs="Times New Roman"/>
          <w:b/>
          <w:bCs/>
        </w:rPr>
        <w:t>3.</w:t>
      </w:r>
      <w:r w:rsidR="00D27037">
        <w:rPr>
          <w:rFonts w:ascii="Times New Roman" w:hAnsi="Times New Roman" w:cs="Times New Roman"/>
          <w:b/>
          <w:bCs/>
        </w:rPr>
        <w:t>Results</w:t>
      </w:r>
    </w:p>
    <w:p w14:paraId="6CD40C3E" w14:textId="740D6A82" w:rsidR="0021564B" w:rsidRDefault="00261899" w:rsidP="00EA3E52">
      <w:pPr>
        <w:spacing w:line="360" w:lineRule="auto"/>
        <w:jc w:val="both"/>
        <w:rPr>
          <w:rFonts w:ascii="Times New Roman" w:hAnsi="Times New Roman" w:cs="Times New Roman"/>
          <w:b/>
          <w:bCs/>
        </w:rPr>
      </w:pPr>
      <w:r>
        <w:rPr>
          <w:rFonts w:ascii="Times New Roman" w:hAnsi="Times New Roman" w:cs="Times New Roman"/>
          <w:b/>
          <w:bCs/>
        </w:rPr>
        <w:t>3.</w:t>
      </w:r>
      <w:r w:rsidR="007809F0">
        <w:rPr>
          <w:rFonts w:ascii="Times New Roman" w:hAnsi="Times New Roman" w:cs="Times New Roman"/>
          <w:b/>
          <w:bCs/>
        </w:rPr>
        <w:t>1.</w:t>
      </w:r>
      <w:r w:rsidR="007809F0" w:rsidRPr="00B1549C">
        <w:rPr>
          <w:rFonts w:ascii="Times New Roman" w:hAnsi="Times New Roman" w:cs="Times New Roman"/>
          <w:b/>
          <w:bCs/>
        </w:rPr>
        <w:t xml:space="preserve"> </w:t>
      </w:r>
      <w:commentRangeStart w:id="10"/>
      <w:r w:rsidR="007809F0" w:rsidRPr="00B1549C">
        <w:rPr>
          <w:rFonts w:ascii="Times New Roman" w:hAnsi="Times New Roman" w:cs="Times New Roman"/>
          <w:b/>
          <w:bCs/>
        </w:rPr>
        <w:t>Background</w:t>
      </w:r>
      <w:r w:rsidR="00B1549C" w:rsidRPr="00B1549C">
        <w:rPr>
          <w:rFonts w:ascii="Times New Roman" w:hAnsi="Times New Roman" w:cs="Times New Roman"/>
          <w:b/>
          <w:bCs/>
        </w:rPr>
        <w:t xml:space="preserve"> Characteristics</w:t>
      </w:r>
      <w:commentRangeEnd w:id="10"/>
      <w:r w:rsidR="009033F6">
        <w:rPr>
          <w:rStyle w:val="CommentReference"/>
          <w:rFonts w:ascii="Times New Roman" w:hAnsi="Times New Roman" w:cs="Times New Roman"/>
          <w:b/>
          <w:bCs/>
          <w:sz w:val="24"/>
          <w:szCs w:val="24"/>
        </w:rPr>
        <w:commentReference w:id="10"/>
      </w:r>
    </w:p>
    <w:p w14:paraId="13280E3F" w14:textId="131D81A4" w:rsidR="00D27037" w:rsidRDefault="00B1549C" w:rsidP="00EA3E52">
      <w:pPr>
        <w:spacing w:line="360" w:lineRule="auto"/>
        <w:jc w:val="both"/>
        <w:rPr>
          <w:rFonts w:ascii="Times New Roman" w:hAnsi="Times New Roman" w:cs="Times New Roman"/>
        </w:rPr>
      </w:pPr>
      <w:r w:rsidRPr="00B1549C">
        <w:rPr>
          <w:rFonts w:ascii="Times New Roman" w:hAnsi="Times New Roman" w:cs="Times New Roman"/>
        </w:rPr>
        <w:t xml:space="preserve">Overall, </w:t>
      </w:r>
      <w:r w:rsidR="00D27037">
        <w:rPr>
          <w:rFonts w:ascii="Times New Roman" w:hAnsi="Times New Roman" w:cs="Times New Roman"/>
        </w:rPr>
        <w:t>41</w:t>
      </w:r>
      <w:r w:rsidRPr="00B1549C">
        <w:rPr>
          <w:rFonts w:ascii="Times New Roman" w:hAnsi="Times New Roman" w:cs="Times New Roman"/>
        </w:rPr>
        <w:t xml:space="preserve">% of women </w:t>
      </w:r>
      <w:r>
        <w:rPr>
          <w:rFonts w:ascii="Times New Roman" w:hAnsi="Times New Roman" w:cs="Times New Roman"/>
        </w:rPr>
        <w:t>revealed</w:t>
      </w:r>
      <w:r w:rsidRPr="00B1549C">
        <w:rPr>
          <w:rFonts w:ascii="Times New Roman" w:hAnsi="Times New Roman" w:cs="Times New Roman"/>
        </w:rPr>
        <w:t xml:space="preserve"> unmet need for family planning</w:t>
      </w:r>
      <w:r w:rsidR="00D27037">
        <w:rPr>
          <w:rFonts w:ascii="Times New Roman" w:hAnsi="Times New Roman" w:cs="Times New Roman"/>
        </w:rPr>
        <w:t xml:space="preserve"> [</w:t>
      </w:r>
      <w:r w:rsidR="00D27037" w:rsidRPr="00D27037">
        <w:rPr>
          <w:rFonts w:ascii="Times New Roman" w:hAnsi="Times New Roman" w:cs="Times New Roman"/>
          <w:b/>
          <w:bCs/>
        </w:rPr>
        <w:t>Figure</w:t>
      </w:r>
      <w:r w:rsidR="00D27037">
        <w:rPr>
          <w:rFonts w:ascii="Times New Roman" w:hAnsi="Times New Roman" w:cs="Times New Roman"/>
          <w:b/>
          <w:bCs/>
        </w:rPr>
        <w:t xml:space="preserve"> </w:t>
      </w:r>
      <w:r w:rsidR="00856B4B">
        <w:rPr>
          <w:rFonts w:ascii="Times New Roman" w:hAnsi="Times New Roman" w:cs="Times New Roman"/>
          <w:b/>
          <w:bCs/>
        </w:rPr>
        <w:t>3</w:t>
      </w:r>
      <w:r w:rsidR="00D27037">
        <w:rPr>
          <w:rFonts w:ascii="Times New Roman" w:hAnsi="Times New Roman" w:cs="Times New Roman"/>
        </w:rPr>
        <w:t>]</w:t>
      </w:r>
      <w:r w:rsidRPr="00B1549C">
        <w:rPr>
          <w:rFonts w:ascii="Times New Roman" w:hAnsi="Times New Roman" w:cs="Times New Roman"/>
        </w:rPr>
        <w:t>.</w:t>
      </w:r>
    </w:p>
    <w:p w14:paraId="721DEB87" w14:textId="67AD5E8F" w:rsidR="00D27037" w:rsidRDefault="00261899" w:rsidP="00EA3E52">
      <w:pPr>
        <w:spacing w:line="360" w:lineRule="auto"/>
        <w:jc w:val="center"/>
        <w:rPr>
          <w:rFonts w:ascii="Times New Roman" w:hAnsi="Times New Roman" w:cs="Times New Roman"/>
        </w:rPr>
      </w:pPr>
      <w:r>
        <w:rPr>
          <w:noProof/>
        </w:rPr>
        <w:lastRenderedPageBreak/>
        <w:drawing>
          <wp:anchor distT="0" distB="0" distL="114300" distR="114300" simplePos="0" relativeHeight="251658240" behindDoc="0" locked="0" layoutInCell="1" allowOverlap="1" wp14:anchorId="6F420CD7" wp14:editId="5125B3E4">
            <wp:simplePos x="0" y="0"/>
            <wp:positionH relativeFrom="margin">
              <wp:posOffset>-32385</wp:posOffset>
            </wp:positionH>
            <wp:positionV relativeFrom="page">
              <wp:posOffset>1238250</wp:posOffset>
            </wp:positionV>
            <wp:extent cx="5372100" cy="2967990"/>
            <wp:effectExtent l="57150" t="57150" r="38100" b="41910"/>
            <wp:wrapTopAndBottom/>
            <wp:docPr id="1605207441" name="Chart 1">
              <a:extLst xmlns:a="http://schemas.openxmlformats.org/drawingml/2006/main">
                <a:ext uri="{FF2B5EF4-FFF2-40B4-BE49-F238E27FC236}">
                  <a16:creationId xmlns:a16="http://schemas.microsoft.com/office/drawing/2014/main" id="{A5B2C33B-362B-3C84-D4AA-17AB705E34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sidR="00D27037">
        <w:rPr>
          <w:rFonts w:ascii="Times New Roman" w:hAnsi="Times New Roman" w:cs="Times New Roman"/>
        </w:rPr>
        <w:t>[</w:t>
      </w:r>
      <w:r w:rsidR="00D27037" w:rsidRPr="00D27037">
        <w:rPr>
          <w:rFonts w:ascii="Times New Roman" w:hAnsi="Times New Roman" w:cs="Times New Roman"/>
          <w:b/>
          <w:bCs/>
        </w:rPr>
        <w:t xml:space="preserve">Insert Figure </w:t>
      </w:r>
      <w:r w:rsidR="00856B4B">
        <w:rPr>
          <w:rFonts w:ascii="Times New Roman" w:hAnsi="Times New Roman" w:cs="Times New Roman"/>
          <w:b/>
          <w:bCs/>
        </w:rPr>
        <w:t>3</w:t>
      </w:r>
      <w:r w:rsidR="00D27037" w:rsidRPr="00D27037">
        <w:rPr>
          <w:rFonts w:ascii="Times New Roman" w:hAnsi="Times New Roman" w:cs="Times New Roman"/>
          <w:b/>
          <w:bCs/>
        </w:rPr>
        <w:t xml:space="preserve"> Here]</w:t>
      </w:r>
    </w:p>
    <w:p w14:paraId="5D87FEC9" w14:textId="77777777" w:rsidR="00261899" w:rsidRDefault="00261899" w:rsidP="00EA3E52">
      <w:pPr>
        <w:spacing w:line="360" w:lineRule="auto"/>
        <w:jc w:val="both"/>
        <w:rPr>
          <w:rFonts w:ascii="Times New Roman" w:hAnsi="Times New Roman" w:cs="Times New Roman"/>
          <w:b/>
          <w:bCs/>
        </w:rPr>
      </w:pPr>
    </w:p>
    <w:p w14:paraId="79B0B8FE" w14:textId="064B4441" w:rsidR="00C02A4C" w:rsidRPr="00261899" w:rsidRDefault="00C02A4C" w:rsidP="00EA3E52">
      <w:pPr>
        <w:spacing w:line="360" w:lineRule="auto"/>
        <w:jc w:val="both"/>
        <w:rPr>
          <w:rFonts w:ascii="Times New Roman" w:hAnsi="Times New Roman" w:cs="Times New Roman"/>
          <w:b/>
          <w:bCs/>
        </w:rPr>
      </w:pPr>
      <w:r w:rsidRPr="00261899">
        <w:rPr>
          <w:rFonts w:ascii="Times New Roman" w:hAnsi="Times New Roman" w:cs="Times New Roman"/>
          <w:b/>
          <w:bCs/>
        </w:rPr>
        <w:t xml:space="preserve">Figure </w:t>
      </w:r>
      <w:r w:rsidR="00856B4B">
        <w:rPr>
          <w:rFonts w:ascii="Times New Roman" w:hAnsi="Times New Roman" w:cs="Times New Roman"/>
          <w:b/>
          <w:bCs/>
        </w:rPr>
        <w:t>3</w:t>
      </w:r>
      <w:r w:rsidRPr="00261899">
        <w:rPr>
          <w:rFonts w:ascii="Times New Roman" w:hAnsi="Times New Roman" w:cs="Times New Roman"/>
          <w:b/>
          <w:bCs/>
        </w:rPr>
        <w:t>: Prevalences of Unmet Need family Planning</w:t>
      </w:r>
    </w:p>
    <w:p w14:paraId="6ED5AB0B" w14:textId="036315C1" w:rsidR="00B1549C" w:rsidRDefault="00B1549C" w:rsidP="00EA3E52">
      <w:pPr>
        <w:spacing w:line="360" w:lineRule="auto"/>
        <w:jc w:val="both"/>
        <w:rPr>
          <w:rFonts w:ascii="Times New Roman" w:hAnsi="Times New Roman" w:cs="Times New Roman"/>
        </w:rPr>
      </w:pPr>
      <w:r w:rsidRPr="00B1549C">
        <w:rPr>
          <w:rFonts w:ascii="Times New Roman" w:hAnsi="Times New Roman" w:cs="Times New Roman"/>
        </w:rPr>
        <w:t>Unmet need was significantly higher among older women, increasing from 13.1% in those aged 15–24 to 17.1% in 25–34 and 11.0% in 35–49 years (p&lt;0.001), and among women who cohabited early (26.5%) compared with later cohabitation (4.6%, p&lt;0.001). Women</w:t>
      </w:r>
      <w:r>
        <w:rPr>
          <w:rFonts w:ascii="Times New Roman" w:hAnsi="Times New Roman" w:cs="Times New Roman"/>
        </w:rPr>
        <w:t xml:space="preserve"> who have</w:t>
      </w:r>
      <w:r w:rsidRPr="00B1549C">
        <w:rPr>
          <w:rFonts w:ascii="Times New Roman" w:hAnsi="Times New Roman" w:cs="Times New Roman"/>
        </w:rPr>
        <w:t xml:space="preserve"> higher parity</w:t>
      </w:r>
      <w:r>
        <w:rPr>
          <w:rFonts w:ascii="Times New Roman" w:hAnsi="Times New Roman" w:cs="Times New Roman"/>
        </w:rPr>
        <w:t xml:space="preserve"> (</w:t>
      </w:r>
      <w:r w:rsidRPr="00B1549C">
        <w:rPr>
          <w:rFonts w:ascii="Times New Roman" w:hAnsi="Times New Roman" w:cs="Times New Roman"/>
        </w:rPr>
        <w:t>≥3 children</w:t>
      </w:r>
      <w:r>
        <w:rPr>
          <w:rFonts w:ascii="Times New Roman" w:hAnsi="Times New Roman" w:cs="Times New Roman"/>
        </w:rPr>
        <w:t>), showed higher</w:t>
      </w:r>
      <w:r w:rsidRPr="00B1549C">
        <w:rPr>
          <w:rFonts w:ascii="Times New Roman" w:hAnsi="Times New Roman" w:cs="Times New Roman"/>
        </w:rPr>
        <w:t xml:space="preserve"> (11.7%), unmet need </w:t>
      </w:r>
      <w:r>
        <w:rPr>
          <w:rFonts w:ascii="Times New Roman" w:hAnsi="Times New Roman" w:cs="Times New Roman"/>
        </w:rPr>
        <w:t>compared to</w:t>
      </w:r>
      <w:r w:rsidRPr="00B1549C">
        <w:rPr>
          <w:rFonts w:ascii="Times New Roman" w:hAnsi="Times New Roman" w:cs="Times New Roman"/>
        </w:rPr>
        <w:t xml:space="preserve"> women with no children (3.96%, p&lt;0.001).</w:t>
      </w:r>
      <w:r>
        <w:rPr>
          <w:rFonts w:ascii="Times New Roman" w:hAnsi="Times New Roman" w:cs="Times New Roman"/>
        </w:rPr>
        <w:t xml:space="preserve"> Additionally,</w:t>
      </w:r>
      <w:r w:rsidRPr="00B1549C">
        <w:rPr>
          <w:rFonts w:ascii="Times New Roman" w:hAnsi="Times New Roman" w:cs="Times New Roman"/>
        </w:rPr>
        <w:t xml:space="preserve"> </w:t>
      </w:r>
      <w:r>
        <w:rPr>
          <w:rFonts w:ascii="Times New Roman" w:hAnsi="Times New Roman" w:cs="Times New Roman"/>
        </w:rPr>
        <w:t>w</w:t>
      </w:r>
      <w:r w:rsidRPr="00B1549C">
        <w:rPr>
          <w:rFonts w:ascii="Times New Roman" w:hAnsi="Times New Roman" w:cs="Times New Roman"/>
        </w:rPr>
        <w:t xml:space="preserve">omen with no education </w:t>
      </w:r>
      <w:r>
        <w:rPr>
          <w:rFonts w:ascii="Times New Roman" w:hAnsi="Times New Roman" w:cs="Times New Roman"/>
        </w:rPr>
        <w:t>showed</w:t>
      </w:r>
      <w:r w:rsidRPr="00B1549C">
        <w:rPr>
          <w:rFonts w:ascii="Times New Roman" w:hAnsi="Times New Roman" w:cs="Times New Roman"/>
        </w:rPr>
        <w:t xml:space="preserve"> higher unmet need (3.4%) compared </w:t>
      </w:r>
      <w:r>
        <w:rPr>
          <w:rFonts w:ascii="Times New Roman" w:hAnsi="Times New Roman" w:cs="Times New Roman"/>
        </w:rPr>
        <w:t>to</w:t>
      </w:r>
      <w:r w:rsidRPr="00B1549C">
        <w:rPr>
          <w:rFonts w:ascii="Times New Roman" w:hAnsi="Times New Roman" w:cs="Times New Roman"/>
        </w:rPr>
        <w:t xml:space="preserve"> above secondary education (28.4%, p&lt;0.001). Early age at first birth was associated with higher unmet need (13.9% vs 6.3% in late first births, p&lt;0.001). Women not </w:t>
      </w:r>
      <w:r>
        <w:rPr>
          <w:rFonts w:ascii="Times New Roman" w:hAnsi="Times New Roman" w:cs="Times New Roman"/>
        </w:rPr>
        <w:t>participate</w:t>
      </w:r>
      <w:r w:rsidRPr="00B1549C">
        <w:rPr>
          <w:rFonts w:ascii="Times New Roman" w:hAnsi="Times New Roman" w:cs="Times New Roman"/>
        </w:rPr>
        <w:t xml:space="preserve"> in joint contraceptive decisions (10.2%) and those lacking maternal empowerment (10.8%) </w:t>
      </w:r>
      <w:r>
        <w:rPr>
          <w:rFonts w:ascii="Times New Roman" w:hAnsi="Times New Roman" w:cs="Times New Roman"/>
        </w:rPr>
        <w:t>experienced</w:t>
      </w:r>
      <w:r w:rsidRPr="00B1549C">
        <w:rPr>
          <w:rFonts w:ascii="Times New Roman" w:hAnsi="Times New Roman" w:cs="Times New Roman"/>
        </w:rPr>
        <w:t xml:space="preserve"> higher unmet need (p&lt;0.001 and p=0.001, respectively). Husband’s lower education (p&lt;0.001) and non-working status (p=0.007), female-headed households (14.99% vs 26.27% in male-headed, p&lt;0.001), and households with unimproved materials (4.87%, p=0.001) or no assets (14.71%, p=0.040) were also significantly associated. Media access (36.2% vs 5.1%, p&lt;0.001) and internet use (p&lt;0.001) were </w:t>
      </w:r>
      <w:r>
        <w:rPr>
          <w:rFonts w:ascii="Times New Roman" w:hAnsi="Times New Roman" w:cs="Times New Roman"/>
        </w:rPr>
        <w:t>associated</w:t>
      </w:r>
      <w:r w:rsidRPr="00B1549C">
        <w:rPr>
          <w:rFonts w:ascii="Times New Roman" w:hAnsi="Times New Roman" w:cs="Times New Roman"/>
        </w:rPr>
        <w:t xml:space="preserve"> to lower unmet need</w:t>
      </w:r>
      <w:r>
        <w:rPr>
          <w:rFonts w:ascii="Times New Roman" w:hAnsi="Times New Roman" w:cs="Times New Roman"/>
        </w:rPr>
        <w:t xml:space="preserve"> [</w:t>
      </w:r>
      <w:r w:rsidRPr="00B1549C">
        <w:rPr>
          <w:rFonts w:ascii="Times New Roman" w:hAnsi="Times New Roman" w:cs="Times New Roman"/>
          <w:b/>
          <w:bCs/>
        </w:rPr>
        <w:t xml:space="preserve">Table </w:t>
      </w:r>
      <w:r w:rsidR="00C02A4C">
        <w:rPr>
          <w:rFonts w:ascii="Times New Roman" w:hAnsi="Times New Roman" w:cs="Times New Roman"/>
          <w:b/>
          <w:bCs/>
        </w:rPr>
        <w:t>1</w:t>
      </w:r>
      <w:r>
        <w:rPr>
          <w:rFonts w:ascii="Times New Roman" w:hAnsi="Times New Roman" w:cs="Times New Roman"/>
        </w:rPr>
        <w:t>]</w:t>
      </w:r>
      <w:r w:rsidRPr="00B1549C">
        <w:rPr>
          <w:rFonts w:ascii="Times New Roman" w:hAnsi="Times New Roman" w:cs="Times New Roman"/>
        </w:rPr>
        <w:t>.</w:t>
      </w:r>
    </w:p>
    <w:p w14:paraId="1FE03465" w14:textId="05F16BA4" w:rsidR="00B1549C" w:rsidRPr="00B1549C" w:rsidRDefault="00B1549C" w:rsidP="00EA3E52">
      <w:pPr>
        <w:spacing w:line="360" w:lineRule="auto"/>
        <w:jc w:val="center"/>
        <w:rPr>
          <w:rFonts w:ascii="Times New Roman" w:hAnsi="Times New Roman" w:cs="Times New Roman"/>
        </w:rPr>
      </w:pPr>
      <w:r>
        <w:rPr>
          <w:rFonts w:ascii="Times New Roman" w:hAnsi="Times New Roman" w:cs="Times New Roman"/>
        </w:rPr>
        <w:t>[</w:t>
      </w:r>
      <w:r w:rsidRPr="00B1549C">
        <w:rPr>
          <w:rFonts w:ascii="Times New Roman" w:hAnsi="Times New Roman" w:cs="Times New Roman"/>
          <w:b/>
          <w:bCs/>
        </w:rPr>
        <w:t xml:space="preserve">Insert Table </w:t>
      </w:r>
      <w:r w:rsidR="00C02A4C">
        <w:rPr>
          <w:rFonts w:ascii="Times New Roman" w:hAnsi="Times New Roman" w:cs="Times New Roman"/>
          <w:b/>
          <w:bCs/>
        </w:rPr>
        <w:t>1</w:t>
      </w:r>
      <w:r w:rsidRPr="00B1549C">
        <w:rPr>
          <w:rFonts w:ascii="Times New Roman" w:hAnsi="Times New Roman" w:cs="Times New Roman"/>
          <w:b/>
          <w:bCs/>
        </w:rPr>
        <w:t xml:space="preserve"> Here</w:t>
      </w:r>
      <w:r>
        <w:rPr>
          <w:rFonts w:ascii="Times New Roman" w:hAnsi="Times New Roman" w:cs="Times New Roman"/>
        </w:rPr>
        <w:t>]</w:t>
      </w:r>
    </w:p>
    <w:p w14:paraId="3408B028" w14:textId="77777777" w:rsidR="00C02A4C" w:rsidRDefault="00C02A4C" w:rsidP="00EA3E52">
      <w:pPr>
        <w:spacing w:line="360" w:lineRule="auto"/>
        <w:jc w:val="both"/>
        <w:rPr>
          <w:rFonts w:ascii="Times New Roman" w:hAnsi="Times New Roman" w:cs="Times New Roman"/>
          <w:b/>
          <w:bCs/>
        </w:rPr>
      </w:pPr>
    </w:p>
    <w:p w14:paraId="5A54C2D6" w14:textId="77777777" w:rsidR="00C02A4C" w:rsidRPr="00986805" w:rsidRDefault="00C02A4C" w:rsidP="00C02A4C">
      <w:pPr>
        <w:rPr>
          <w:rFonts w:ascii="Times New Roman" w:hAnsi="Times New Roman" w:cs="Times New Roman"/>
          <w:b/>
          <w:bCs/>
        </w:rPr>
      </w:pPr>
      <w:r w:rsidRPr="00986805">
        <w:rPr>
          <w:rFonts w:ascii="Times New Roman" w:hAnsi="Times New Roman" w:cs="Times New Roman"/>
          <w:b/>
          <w:bCs/>
        </w:rPr>
        <w:lastRenderedPageBreak/>
        <w:t>Table 1. Distribution of unmet need for family planning by background characteristics (N=4,370)</w:t>
      </w:r>
    </w:p>
    <w:tbl>
      <w:tblPr>
        <w:tblStyle w:val="TableGrid"/>
        <w:tblW w:w="5243" w:type="pct"/>
        <w:jc w:val="center"/>
        <w:tblLook w:val="04A0" w:firstRow="1" w:lastRow="0" w:firstColumn="1" w:lastColumn="0" w:noHBand="0" w:noVBand="1"/>
      </w:tblPr>
      <w:tblGrid>
        <w:gridCol w:w="2832"/>
        <w:gridCol w:w="1547"/>
        <w:gridCol w:w="1794"/>
        <w:gridCol w:w="1588"/>
        <w:gridCol w:w="2043"/>
      </w:tblGrid>
      <w:tr w:rsidR="00C02A4C" w:rsidRPr="007042CA" w14:paraId="654A7DB6" w14:textId="77777777" w:rsidTr="00C756AF">
        <w:trPr>
          <w:jc w:val="center"/>
        </w:trPr>
        <w:tc>
          <w:tcPr>
            <w:tcW w:w="5000" w:type="pct"/>
            <w:gridSpan w:val="5"/>
          </w:tcPr>
          <w:p w14:paraId="00C3741F" w14:textId="77777777" w:rsidR="00C02A4C" w:rsidRPr="007042CA" w:rsidRDefault="00C02A4C" w:rsidP="00C756AF">
            <w:pPr>
              <w:jc w:val="center"/>
              <w:rPr>
                <w:rFonts w:ascii="Times New Roman" w:hAnsi="Times New Roman" w:cs="Times New Roman"/>
                <w:szCs w:val="24"/>
              </w:rPr>
            </w:pPr>
            <w:r w:rsidRPr="00AF15B5">
              <w:rPr>
                <w:rFonts w:ascii="Times New Roman" w:hAnsi="Times New Roman" w:cs="Times New Roman"/>
                <w:b/>
                <w:bCs/>
                <w:szCs w:val="24"/>
              </w:rPr>
              <w:t>Unmet Need for Family Planning</w:t>
            </w:r>
          </w:p>
        </w:tc>
      </w:tr>
      <w:tr w:rsidR="00C02A4C" w:rsidRPr="00AF15B5" w14:paraId="391E905F" w14:textId="77777777" w:rsidTr="00C756AF">
        <w:trPr>
          <w:jc w:val="center"/>
        </w:trPr>
        <w:tc>
          <w:tcPr>
            <w:tcW w:w="1444" w:type="pct"/>
          </w:tcPr>
          <w:p w14:paraId="75C58EA6" w14:textId="77777777" w:rsidR="00C02A4C" w:rsidRPr="00AF15B5" w:rsidRDefault="00C02A4C" w:rsidP="00C756AF">
            <w:pPr>
              <w:rPr>
                <w:rFonts w:ascii="Times New Roman" w:hAnsi="Times New Roman" w:cs="Times New Roman"/>
                <w:b/>
                <w:bCs/>
              </w:rPr>
            </w:pPr>
            <w:r w:rsidRPr="00AF15B5">
              <w:rPr>
                <w:rFonts w:ascii="Times New Roman" w:hAnsi="Times New Roman" w:cs="Times New Roman"/>
                <w:b/>
                <w:bCs/>
                <w:szCs w:val="24"/>
              </w:rPr>
              <w:t>Characteristics</w:t>
            </w:r>
          </w:p>
        </w:tc>
        <w:tc>
          <w:tcPr>
            <w:tcW w:w="789" w:type="pct"/>
          </w:tcPr>
          <w:p w14:paraId="36FE7250" w14:textId="77777777" w:rsidR="00C02A4C" w:rsidRPr="00AF15B5" w:rsidRDefault="00C02A4C" w:rsidP="00C756AF">
            <w:pPr>
              <w:rPr>
                <w:rFonts w:ascii="Times New Roman" w:hAnsi="Times New Roman" w:cs="Times New Roman"/>
                <w:b/>
                <w:bCs/>
              </w:rPr>
            </w:pPr>
            <w:r w:rsidRPr="00AF15B5">
              <w:rPr>
                <w:rFonts w:ascii="Times New Roman" w:hAnsi="Times New Roman" w:cs="Times New Roman"/>
                <w:b/>
                <w:bCs/>
                <w:szCs w:val="24"/>
              </w:rPr>
              <w:t>No n (%)</w:t>
            </w:r>
          </w:p>
        </w:tc>
        <w:tc>
          <w:tcPr>
            <w:tcW w:w="915" w:type="pct"/>
          </w:tcPr>
          <w:p w14:paraId="5A743237" w14:textId="77777777" w:rsidR="00C02A4C" w:rsidRPr="00AF15B5" w:rsidRDefault="00C02A4C" w:rsidP="00C756AF">
            <w:pPr>
              <w:rPr>
                <w:rFonts w:ascii="Times New Roman" w:hAnsi="Times New Roman" w:cs="Times New Roman"/>
                <w:b/>
                <w:bCs/>
              </w:rPr>
            </w:pPr>
            <w:r w:rsidRPr="00AF15B5">
              <w:rPr>
                <w:rFonts w:ascii="Times New Roman" w:hAnsi="Times New Roman" w:cs="Times New Roman"/>
                <w:b/>
                <w:bCs/>
                <w:szCs w:val="24"/>
              </w:rPr>
              <w:t>Yes n (%)</w:t>
            </w:r>
          </w:p>
        </w:tc>
        <w:tc>
          <w:tcPr>
            <w:tcW w:w="810" w:type="pct"/>
          </w:tcPr>
          <w:p w14:paraId="36B748F0" w14:textId="77777777" w:rsidR="00C02A4C" w:rsidRPr="00AF15B5" w:rsidRDefault="00C02A4C" w:rsidP="00C756AF">
            <w:pPr>
              <w:rPr>
                <w:rFonts w:ascii="Times New Roman" w:hAnsi="Times New Roman" w:cs="Times New Roman"/>
                <w:b/>
                <w:bCs/>
              </w:rPr>
            </w:pPr>
            <w:r w:rsidRPr="00AF15B5">
              <w:rPr>
                <w:rFonts w:ascii="Times New Roman" w:hAnsi="Times New Roman" w:cs="Times New Roman"/>
                <w:b/>
                <w:bCs/>
              </w:rPr>
              <w:t>Total n (%)</w:t>
            </w:r>
          </w:p>
        </w:tc>
        <w:tc>
          <w:tcPr>
            <w:tcW w:w="1042" w:type="pct"/>
          </w:tcPr>
          <w:p w14:paraId="3075FAAD" w14:textId="77777777" w:rsidR="00C02A4C" w:rsidRPr="00AF15B5" w:rsidRDefault="00C02A4C" w:rsidP="00C756AF">
            <w:pPr>
              <w:rPr>
                <w:rFonts w:ascii="Times New Roman" w:hAnsi="Times New Roman" w:cs="Times New Roman"/>
                <w:b/>
                <w:bCs/>
              </w:rPr>
            </w:pPr>
            <w:r w:rsidRPr="00CB5497">
              <w:rPr>
                <w:rFonts w:ascii="Times New Roman" w:hAnsi="Times New Roman" w:cs="Times New Roman"/>
                <w:b/>
                <w:bCs/>
              </w:rPr>
              <w:t xml:space="preserve">χ² </w:t>
            </w:r>
            <w:r>
              <w:rPr>
                <w:rFonts w:ascii="Times New Roman" w:hAnsi="Times New Roman" w:cs="Times New Roman"/>
                <w:b/>
                <w:bCs/>
              </w:rPr>
              <w:t>T</w:t>
            </w:r>
            <w:r w:rsidRPr="00CB5497">
              <w:rPr>
                <w:rFonts w:ascii="Times New Roman" w:hAnsi="Times New Roman" w:cs="Times New Roman"/>
                <w:b/>
                <w:bCs/>
              </w:rPr>
              <w:t xml:space="preserve">est, </w:t>
            </w:r>
            <w:r>
              <w:rPr>
                <w:rFonts w:ascii="Times New Roman" w:hAnsi="Times New Roman" w:cs="Times New Roman"/>
                <w:b/>
                <w:bCs/>
              </w:rPr>
              <w:t>(</w:t>
            </w:r>
            <w:r w:rsidRPr="00CB5497">
              <w:rPr>
                <w:rFonts w:ascii="Times New Roman" w:hAnsi="Times New Roman" w:cs="Times New Roman"/>
                <w:b/>
                <w:bCs/>
              </w:rPr>
              <w:t>p-value</w:t>
            </w:r>
            <w:r>
              <w:rPr>
                <w:rFonts w:ascii="Times New Roman" w:hAnsi="Times New Roman" w:cs="Times New Roman"/>
                <w:b/>
                <w:bCs/>
              </w:rPr>
              <w:t>)</w:t>
            </w:r>
          </w:p>
        </w:tc>
      </w:tr>
      <w:tr w:rsidR="00C02A4C" w:rsidRPr="00AF15B5" w14:paraId="505C7532" w14:textId="77777777" w:rsidTr="00C756AF">
        <w:trPr>
          <w:jc w:val="center"/>
        </w:trPr>
        <w:tc>
          <w:tcPr>
            <w:tcW w:w="5000" w:type="pct"/>
            <w:gridSpan w:val="5"/>
          </w:tcPr>
          <w:p w14:paraId="649557F6" w14:textId="77777777" w:rsidR="00C02A4C" w:rsidRPr="00AF15B5" w:rsidRDefault="00C02A4C" w:rsidP="00C756AF">
            <w:pPr>
              <w:jc w:val="center"/>
              <w:rPr>
                <w:rFonts w:ascii="Times New Roman" w:hAnsi="Times New Roman" w:cs="Times New Roman"/>
                <w:b/>
                <w:bCs/>
              </w:rPr>
            </w:pPr>
            <w:r w:rsidRPr="00AF15B5">
              <w:rPr>
                <w:rFonts w:ascii="Times New Roman" w:hAnsi="Times New Roman" w:cs="Times New Roman"/>
                <w:b/>
                <w:bCs/>
              </w:rPr>
              <w:t>Demographic Characteristics</w:t>
            </w:r>
          </w:p>
        </w:tc>
      </w:tr>
      <w:tr w:rsidR="00C02A4C" w:rsidRPr="007042CA" w14:paraId="0005A78F" w14:textId="77777777" w:rsidTr="00C756AF">
        <w:trPr>
          <w:jc w:val="center"/>
        </w:trPr>
        <w:tc>
          <w:tcPr>
            <w:tcW w:w="1444" w:type="pct"/>
          </w:tcPr>
          <w:p w14:paraId="0608F089" w14:textId="77777777" w:rsidR="00C02A4C" w:rsidRPr="00415A2E" w:rsidRDefault="00C02A4C" w:rsidP="00C756AF">
            <w:pPr>
              <w:rPr>
                <w:rFonts w:ascii="Times New Roman" w:hAnsi="Times New Roman" w:cs="Times New Roman"/>
                <w:b/>
                <w:bCs/>
                <w:szCs w:val="24"/>
              </w:rPr>
            </w:pPr>
            <w:r w:rsidRPr="00415A2E">
              <w:rPr>
                <w:rFonts w:ascii="Times New Roman" w:hAnsi="Times New Roman" w:cs="Times New Roman"/>
                <w:b/>
                <w:bCs/>
                <w:szCs w:val="24"/>
              </w:rPr>
              <w:t xml:space="preserve">Women </w:t>
            </w:r>
            <w:r>
              <w:rPr>
                <w:rFonts w:ascii="Times New Roman" w:hAnsi="Times New Roman" w:cs="Times New Roman"/>
                <w:b/>
                <w:bCs/>
                <w:szCs w:val="24"/>
              </w:rPr>
              <w:t>A</w:t>
            </w:r>
            <w:r w:rsidRPr="00415A2E">
              <w:rPr>
                <w:rFonts w:ascii="Times New Roman" w:hAnsi="Times New Roman" w:cs="Times New Roman"/>
                <w:b/>
                <w:bCs/>
                <w:szCs w:val="24"/>
              </w:rPr>
              <w:t>ge (years)</w:t>
            </w:r>
          </w:p>
        </w:tc>
        <w:tc>
          <w:tcPr>
            <w:tcW w:w="789" w:type="pct"/>
          </w:tcPr>
          <w:p w14:paraId="2000646E" w14:textId="77777777" w:rsidR="00C02A4C" w:rsidRPr="007042CA" w:rsidRDefault="00C02A4C" w:rsidP="00C756AF">
            <w:pPr>
              <w:rPr>
                <w:rFonts w:ascii="Times New Roman" w:hAnsi="Times New Roman" w:cs="Times New Roman"/>
                <w:szCs w:val="24"/>
              </w:rPr>
            </w:pPr>
          </w:p>
        </w:tc>
        <w:tc>
          <w:tcPr>
            <w:tcW w:w="915" w:type="pct"/>
          </w:tcPr>
          <w:p w14:paraId="4A198D54" w14:textId="77777777" w:rsidR="00C02A4C" w:rsidRPr="007042CA" w:rsidRDefault="00C02A4C" w:rsidP="00C756AF">
            <w:pPr>
              <w:rPr>
                <w:rFonts w:ascii="Times New Roman" w:hAnsi="Times New Roman" w:cs="Times New Roman"/>
                <w:szCs w:val="24"/>
              </w:rPr>
            </w:pPr>
          </w:p>
        </w:tc>
        <w:tc>
          <w:tcPr>
            <w:tcW w:w="810" w:type="pct"/>
          </w:tcPr>
          <w:p w14:paraId="514FA04A" w14:textId="77777777" w:rsidR="00C02A4C" w:rsidRPr="007042CA" w:rsidRDefault="00C02A4C" w:rsidP="00C756AF">
            <w:pPr>
              <w:rPr>
                <w:rFonts w:ascii="Times New Roman" w:hAnsi="Times New Roman" w:cs="Times New Roman"/>
              </w:rPr>
            </w:pPr>
          </w:p>
        </w:tc>
        <w:tc>
          <w:tcPr>
            <w:tcW w:w="1042" w:type="pct"/>
          </w:tcPr>
          <w:p w14:paraId="76C5096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 xml:space="preserve">297.4116 </w:t>
            </w:r>
            <w:r w:rsidRPr="0015289B">
              <w:rPr>
                <w:rFonts w:ascii="Times New Roman" w:hAnsi="Times New Roman" w:cs="Times New Roman"/>
                <w:b/>
                <w:bCs/>
                <w:szCs w:val="24"/>
              </w:rPr>
              <w:t>(&lt;0.001)</w:t>
            </w:r>
          </w:p>
        </w:tc>
      </w:tr>
      <w:tr w:rsidR="00C02A4C" w:rsidRPr="007042CA" w14:paraId="0F35B6D6" w14:textId="77777777" w:rsidTr="00C756AF">
        <w:trPr>
          <w:jc w:val="center"/>
        </w:trPr>
        <w:tc>
          <w:tcPr>
            <w:tcW w:w="1444" w:type="pct"/>
          </w:tcPr>
          <w:p w14:paraId="73F9B9D7"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 xml:space="preserve">15- </w:t>
            </w:r>
            <w:r>
              <w:rPr>
                <w:rFonts w:ascii="Times New Roman" w:hAnsi="Times New Roman" w:cs="Times New Roman"/>
                <w:szCs w:val="24"/>
              </w:rPr>
              <w:t>24</w:t>
            </w:r>
          </w:p>
        </w:tc>
        <w:tc>
          <w:tcPr>
            <w:tcW w:w="789" w:type="pct"/>
          </w:tcPr>
          <w:p w14:paraId="4E5B6358" w14:textId="77777777" w:rsidR="00C02A4C" w:rsidRPr="007042CA" w:rsidRDefault="00C02A4C" w:rsidP="00C756AF">
            <w:pPr>
              <w:rPr>
                <w:rFonts w:ascii="Times New Roman" w:hAnsi="Times New Roman" w:cs="Times New Roman"/>
                <w:szCs w:val="24"/>
              </w:rPr>
            </w:pPr>
            <w:r>
              <w:rPr>
                <w:rFonts w:ascii="Times New Roman" w:hAnsi="Times New Roman" w:cs="Times New Roman"/>
              </w:rPr>
              <w:t>1,317(30.14)</w:t>
            </w:r>
          </w:p>
        </w:tc>
        <w:tc>
          <w:tcPr>
            <w:tcW w:w="915" w:type="pct"/>
          </w:tcPr>
          <w:p w14:paraId="22FF0083"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573(13.11)</w:t>
            </w:r>
          </w:p>
        </w:tc>
        <w:tc>
          <w:tcPr>
            <w:tcW w:w="810" w:type="pct"/>
          </w:tcPr>
          <w:p w14:paraId="2BC35764" w14:textId="77777777" w:rsidR="00C02A4C" w:rsidRDefault="00C02A4C" w:rsidP="00C756AF">
            <w:pPr>
              <w:rPr>
                <w:rFonts w:ascii="Times New Roman" w:hAnsi="Times New Roman" w:cs="Times New Roman"/>
              </w:rPr>
            </w:pPr>
            <w:r>
              <w:rPr>
                <w:rFonts w:ascii="Times New Roman" w:hAnsi="Times New Roman" w:cs="Times New Roman"/>
              </w:rPr>
              <w:t>1,890(43.25)</w:t>
            </w:r>
          </w:p>
        </w:tc>
        <w:tc>
          <w:tcPr>
            <w:tcW w:w="1042" w:type="pct"/>
          </w:tcPr>
          <w:p w14:paraId="7FFC5AD6" w14:textId="77777777" w:rsidR="00C02A4C" w:rsidRPr="007042CA" w:rsidRDefault="00C02A4C" w:rsidP="00C756AF">
            <w:pPr>
              <w:rPr>
                <w:rFonts w:ascii="Times New Roman" w:hAnsi="Times New Roman" w:cs="Times New Roman"/>
                <w:szCs w:val="24"/>
              </w:rPr>
            </w:pPr>
          </w:p>
        </w:tc>
      </w:tr>
      <w:tr w:rsidR="00C02A4C" w:rsidRPr="007042CA" w14:paraId="5C44E825" w14:textId="77777777" w:rsidTr="00C756AF">
        <w:trPr>
          <w:jc w:val="center"/>
        </w:trPr>
        <w:tc>
          <w:tcPr>
            <w:tcW w:w="1444" w:type="pct"/>
          </w:tcPr>
          <w:p w14:paraId="1AB3E338"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25-34</w:t>
            </w:r>
          </w:p>
        </w:tc>
        <w:tc>
          <w:tcPr>
            <w:tcW w:w="789" w:type="pct"/>
          </w:tcPr>
          <w:p w14:paraId="0220AD05"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1,019</w:t>
            </w:r>
            <w:r w:rsidRPr="007042CA">
              <w:rPr>
                <w:rFonts w:ascii="Times New Roman" w:hAnsi="Times New Roman" w:cs="Times New Roman"/>
                <w:szCs w:val="24"/>
              </w:rPr>
              <w:t xml:space="preserve"> (</w:t>
            </w:r>
            <w:r>
              <w:rPr>
                <w:rFonts w:ascii="Times New Roman" w:hAnsi="Times New Roman" w:cs="Times New Roman"/>
                <w:szCs w:val="24"/>
              </w:rPr>
              <w:t>23.32</w:t>
            </w:r>
            <w:r w:rsidRPr="007042CA">
              <w:rPr>
                <w:rFonts w:ascii="Times New Roman" w:hAnsi="Times New Roman" w:cs="Times New Roman"/>
                <w:szCs w:val="24"/>
              </w:rPr>
              <w:t>)</w:t>
            </w:r>
          </w:p>
        </w:tc>
        <w:tc>
          <w:tcPr>
            <w:tcW w:w="915" w:type="pct"/>
          </w:tcPr>
          <w:p w14:paraId="3A9A4BD8"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749</w:t>
            </w:r>
            <w:r w:rsidRPr="007042CA">
              <w:rPr>
                <w:rFonts w:ascii="Times New Roman" w:hAnsi="Times New Roman" w:cs="Times New Roman"/>
                <w:szCs w:val="24"/>
              </w:rPr>
              <w:t xml:space="preserve"> (1</w:t>
            </w:r>
            <w:r>
              <w:rPr>
                <w:rFonts w:ascii="Times New Roman" w:hAnsi="Times New Roman" w:cs="Times New Roman"/>
                <w:szCs w:val="24"/>
              </w:rPr>
              <w:t>7.14</w:t>
            </w:r>
            <w:r w:rsidRPr="007042CA">
              <w:rPr>
                <w:rFonts w:ascii="Times New Roman" w:hAnsi="Times New Roman" w:cs="Times New Roman"/>
                <w:szCs w:val="24"/>
              </w:rPr>
              <w:t>)</w:t>
            </w:r>
          </w:p>
        </w:tc>
        <w:tc>
          <w:tcPr>
            <w:tcW w:w="810" w:type="pct"/>
          </w:tcPr>
          <w:p w14:paraId="4C5C6BB2" w14:textId="77777777" w:rsidR="00C02A4C" w:rsidRPr="007042CA" w:rsidRDefault="00C02A4C" w:rsidP="00C756AF">
            <w:pPr>
              <w:rPr>
                <w:rFonts w:ascii="Times New Roman" w:hAnsi="Times New Roman" w:cs="Times New Roman"/>
              </w:rPr>
            </w:pPr>
            <w:r>
              <w:rPr>
                <w:rFonts w:ascii="Times New Roman" w:hAnsi="Times New Roman" w:cs="Times New Roman"/>
              </w:rPr>
              <w:t>1,768(40.46)</w:t>
            </w:r>
          </w:p>
        </w:tc>
        <w:tc>
          <w:tcPr>
            <w:tcW w:w="1042" w:type="pct"/>
          </w:tcPr>
          <w:p w14:paraId="109C6E6C" w14:textId="77777777" w:rsidR="00C02A4C" w:rsidRPr="007042CA" w:rsidRDefault="00C02A4C" w:rsidP="00C756AF">
            <w:pPr>
              <w:rPr>
                <w:rFonts w:ascii="Times New Roman" w:hAnsi="Times New Roman" w:cs="Times New Roman"/>
                <w:szCs w:val="24"/>
              </w:rPr>
            </w:pPr>
          </w:p>
        </w:tc>
      </w:tr>
      <w:tr w:rsidR="00C02A4C" w:rsidRPr="007042CA" w14:paraId="5598BF7A" w14:textId="77777777" w:rsidTr="00C756AF">
        <w:trPr>
          <w:jc w:val="center"/>
        </w:trPr>
        <w:tc>
          <w:tcPr>
            <w:tcW w:w="1444" w:type="pct"/>
          </w:tcPr>
          <w:p w14:paraId="5A8AB52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35-49</w:t>
            </w:r>
          </w:p>
        </w:tc>
        <w:tc>
          <w:tcPr>
            <w:tcW w:w="789" w:type="pct"/>
          </w:tcPr>
          <w:p w14:paraId="1654474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231(5.29)</w:t>
            </w:r>
          </w:p>
        </w:tc>
        <w:tc>
          <w:tcPr>
            <w:tcW w:w="915" w:type="pct"/>
          </w:tcPr>
          <w:p w14:paraId="3A3E30ED" w14:textId="77777777" w:rsidR="00C02A4C" w:rsidRPr="007042CA" w:rsidRDefault="00C02A4C" w:rsidP="00C756AF">
            <w:pPr>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2A4C" w:rsidRPr="007042CA" w14:paraId="1C3C143A" w14:textId="77777777" w:rsidTr="00C756AF">
              <w:trPr>
                <w:tblCellSpacing w:w="15" w:type="dxa"/>
              </w:trPr>
              <w:tc>
                <w:tcPr>
                  <w:tcW w:w="0" w:type="auto"/>
                  <w:vAlign w:val="center"/>
                  <w:hideMark/>
                </w:tcPr>
                <w:p w14:paraId="7EE7C34B" w14:textId="77777777" w:rsidR="00C02A4C" w:rsidRPr="007042CA" w:rsidRDefault="00C02A4C" w:rsidP="00C756AF">
                  <w:pPr>
                    <w:rPr>
                      <w:rFonts w:ascii="Times New Roman" w:hAnsi="Times New Roman" w:cs="Times New Roman"/>
                    </w:rPr>
                  </w:pPr>
                </w:p>
              </w:tc>
            </w:tr>
          </w:tbl>
          <w:p w14:paraId="47E0B1D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481(11.01)</w:t>
            </w:r>
          </w:p>
        </w:tc>
        <w:tc>
          <w:tcPr>
            <w:tcW w:w="810" w:type="pct"/>
          </w:tcPr>
          <w:p w14:paraId="1213447F" w14:textId="77777777" w:rsidR="00C02A4C" w:rsidRPr="007042CA" w:rsidRDefault="00C02A4C" w:rsidP="00C756AF">
            <w:pPr>
              <w:rPr>
                <w:rFonts w:ascii="Times New Roman" w:hAnsi="Times New Roman" w:cs="Times New Roman"/>
              </w:rPr>
            </w:pPr>
            <w:r>
              <w:rPr>
                <w:rFonts w:ascii="Times New Roman" w:hAnsi="Times New Roman" w:cs="Times New Roman"/>
              </w:rPr>
              <w:t>712(16.29)</w:t>
            </w:r>
          </w:p>
        </w:tc>
        <w:tc>
          <w:tcPr>
            <w:tcW w:w="1042" w:type="pct"/>
          </w:tcPr>
          <w:p w14:paraId="0837893E" w14:textId="77777777" w:rsidR="00C02A4C" w:rsidRPr="007042CA" w:rsidRDefault="00C02A4C" w:rsidP="00C756AF">
            <w:pPr>
              <w:rPr>
                <w:rFonts w:ascii="Times New Roman" w:hAnsi="Times New Roman" w:cs="Times New Roman"/>
                <w:szCs w:val="24"/>
              </w:rPr>
            </w:pPr>
          </w:p>
        </w:tc>
      </w:tr>
      <w:tr w:rsidR="00C02A4C" w:rsidRPr="00415A2E" w14:paraId="5C5ECBFC" w14:textId="77777777" w:rsidTr="00C756AF">
        <w:trPr>
          <w:jc w:val="center"/>
        </w:trPr>
        <w:tc>
          <w:tcPr>
            <w:tcW w:w="1444" w:type="pct"/>
          </w:tcPr>
          <w:p w14:paraId="5FF68EC0" w14:textId="77777777" w:rsidR="00C02A4C" w:rsidRPr="00D04459" w:rsidRDefault="00C02A4C" w:rsidP="00C756AF">
            <w:pPr>
              <w:rPr>
                <w:rFonts w:ascii="Times New Roman" w:hAnsi="Times New Roman" w:cs="Times New Roman"/>
                <w:b/>
                <w:bCs/>
                <w:szCs w:val="24"/>
              </w:rPr>
            </w:pPr>
            <w:r w:rsidRPr="00D04459">
              <w:rPr>
                <w:rFonts w:ascii="Times New Roman" w:hAnsi="Times New Roman" w:cs="Times New Roman"/>
                <w:b/>
                <w:bCs/>
                <w:szCs w:val="24"/>
              </w:rPr>
              <w:t xml:space="preserve">Age at </w:t>
            </w:r>
            <w:r>
              <w:rPr>
                <w:rFonts w:ascii="Times New Roman" w:hAnsi="Times New Roman" w:cs="Times New Roman"/>
                <w:b/>
                <w:bCs/>
                <w:szCs w:val="24"/>
              </w:rPr>
              <w:t>Cohabitations</w:t>
            </w:r>
          </w:p>
        </w:tc>
        <w:tc>
          <w:tcPr>
            <w:tcW w:w="789" w:type="pct"/>
          </w:tcPr>
          <w:p w14:paraId="10CF3704" w14:textId="77777777" w:rsidR="00C02A4C" w:rsidRPr="007042CA" w:rsidRDefault="00C02A4C" w:rsidP="00C756AF">
            <w:pPr>
              <w:rPr>
                <w:rFonts w:ascii="Times New Roman" w:hAnsi="Times New Roman" w:cs="Times New Roman"/>
                <w:szCs w:val="24"/>
              </w:rPr>
            </w:pPr>
          </w:p>
        </w:tc>
        <w:tc>
          <w:tcPr>
            <w:tcW w:w="915" w:type="pct"/>
          </w:tcPr>
          <w:p w14:paraId="787E5111" w14:textId="77777777" w:rsidR="00C02A4C" w:rsidRPr="007042CA" w:rsidRDefault="00C02A4C" w:rsidP="00C756AF">
            <w:pPr>
              <w:rPr>
                <w:rFonts w:ascii="Times New Roman" w:hAnsi="Times New Roman" w:cs="Times New Roman"/>
                <w:szCs w:val="24"/>
              </w:rPr>
            </w:pPr>
          </w:p>
        </w:tc>
        <w:tc>
          <w:tcPr>
            <w:tcW w:w="810" w:type="pct"/>
          </w:tcPr>
          <w:p w14:paraId="20F8F75B" w14:textId="77777777" w:rsidR="00C02A4C" w:rsidRPr="007042CA" w:rsidRDefault="00C02A4C" w:rsidP="00C756AF">
            <w:pPr>
              <w:rPr>
                <w:rFonts w:ascii="Times New Roman" w:hAnsi="Times New Roman" w:cs="Times New Roman"/>
              </w:rPr>
            </w:pPr>
          </w:p>
        </w:tc>
        <w:tc>
          <w:tcPr>
            <w:tcW w:w="1042" w:type="pct"/>
          </w:tcPr>
          <w:p w14:paraId="0A363368" w14:textId="77777777" w:rsidR="00C02A4C" w:rsidRPr="00415A2E" w:rsidRDefault="00C02A4C" w:rsidP="00C756AF">
            <w:pPr>
              <w:rPr>
                <w:rFonts w:ascii="Times New Roman" w:hAnsi="Times New Roman" w:cs="Times New Roman"/>
                <w:b/>
                <w:bCs/>
                <w:szCs w:val="24"/>
              </w:rPr>
            </w:pPr>
            <w:r w:rsidRPr="00415A2E">
              <w:rPr>
                <w:rFonts w:ascii="Times New Roman" w:hAnsi="Times New Roman" w:cs="Times New Roman"/>
                <w:szCs w:val="24"/>
              </w:rPr>
              <w:t>47.0128</w:t>
            </w:r>
            <w:r w:rsidRPr="00415A2E">
              <w:rPr>
                <w:rFonts w:ascii="Times New Roman" w:hAnsi="Times New Roman" w:cs="Times New Roman"/>
                <w:b/>
                <w:bCs/>
                <w:szCs w:val="24"/>
              </w:rPr>
              <w:t xml:space="preserve"> (&lt;0.001)</w:t>
            </w:r>
          </w:p>
        </w:tc>
      </w:tr>
      <w:tr w:rsidR="00C02A4C" w:rsidRPr="007042CA" w14:paraId="0B3C9FC8" w14:textId="77777777" w:rsidTr="00C756AF">
        <w:trPr>
          <w:jc w:val="center"/>
        </w:trPr>
        <w:tc>
          <w:tcPr>
            <w:tcW w:w="1444" w:type="pct"/>
          </w:tcPr>
          <w:p w14:paraId="3BC46D05"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10–17 (Early)</w:t>
            </w:r>
          </w:p>
        </w:tc>
        <w:tc>
          <w:tcPr>
            <w:tcW w:w="789" w:type="pct"/>
          </w:tcPr>
          <w:p w14:paraId="799736EC"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1,411(32.29)</w:t>
            </w:r>
          </w:p>
        </w:tc>
        <w:tc>
          <w:tcPr>
            <w:tcW w:w="915" w:type="pct"/>
          </w:tcPr>
          <w:p w14:paraId="39230155"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1,157(26.48)</w:t>
            </w:r>
          </w:p>
        </w:tc>
        <w:tc>
          <w:tcPr>
            <w:tcW w:w="810" w:type="pct"/>
          </w:tcPr>
          <w:p w14:paraId="0EF6EEA0" w14:textId="77777777" w:rsidR="00C02A4C" w:rsidRPr="007042CA" w:rsidRDefault="00C02A4C" w:rsidP="00C756AF">
            <w:pPr>
              <w:rPr>
                <w:rFonts w:ascii="Times New Roman" w:hAnsi="Times New Roman" w:cs="Times New Roman"/>
              </w:rPr>
            </w:pPr>
            <w:r>
              <w:rPr>
                <w:rFonts w:ascii="Times New Roman" w:hAnsi="Times New Roman" w:cs="Times New Roman"/>
              </w:rPr>
              <w:t>2,568(58.76)</w:t>
            </w:r>
          </w:p>
        </w:tc>
        <w:tc>
          <w:tcPr>
            <w:tcW w:w="1042" w:type="pct"/>
          </w:tcPr>
          <w:p w14:paraId="322D3450" w14:textId="77777777" w:rsidR="00C02A4C" w:rsidRPr="007042CA" w:rsidRDefault="00C02A4C" w:rsidP="00C756AF">
            <w:pPr>
              <w:rPr>
                <w:rFonts w:ascii="Times New Roman" w:hAnsi="Times New Roman" w:cs="Times New Roman"/>
                <w:szCs w:val="24"/>
              </w:rPr>
            </w:pPr>
          </w:p>
        </w:tc>
      </w:tr>
      <w:tr w:rsidR="00C02A4C" w:rsidRPr="007042CA" w14:paraId="3F4840E4" w14:textId="77777777" w:rsidTr="00C756AF">
        <w:trPr>
          <w:jc w:val="center"/>
        </w:trPr>
        <w:tc>
          <w:tcPr>
            <w:tcW w:w="1444" w:type="pct"/>
          </w:tcPr>
          <w:p w14:paraId="2FCA7068" w14:textId="77777777" w:rsidR="00C02A4C" w:rsidRPr="007042CA" w:rsidRDefault="00C02A4C" w:rsidP="00C756AF">
            <w:pPr>
              <w:rPr>
                <w:rFonts w:ascii="Times New Roman" w:hAnsi="Times New Roman" w:cs="Times New Roman"/>
              </w:rPr>
            </w:pPr>
            <w:r>
              <w:rPr>
                <w:rFonts w:ascii="Times New Roman" w:hAnsi="Times New Roman" w:cs="Times New Roman"/>
              </w:rPr>
              <w:t>18-24(Mild)</w:t>
            </w:r>
          </w:p>
        </w:tc>
        <w:tc>
          <w:tcPr>
            <w:tcW w:w="789" w:type="pct"/>
          </w:tcPr>
          <w:p w14:paraId="04471AD4" w14:textId="77777777" w:rsidR="00C02A4C" w:rsidRDefault="00C02A4C" w:rsidP="00C756AF">
            <w:pPr>
              <w:rPr>
                <w:rFonts w:ascii="Times New Roman" w:hAnsi="Times New Roman" w:cs="Times New Roman"/>
              </w:rPr>
            </w:pPr>
            <w:r>
              <w:rPr>
                <w:rFonts w:ascii="Times New Roman" w:hAnsi="Times New Roman" w:cs="Times New Roman"/>
              </w:rPr>
              <w:t>706(16.16)</w:t>
            </w:r>
          </w:p>
        </w:tc>
        <w:tc>
          <w:tcPr>
            <w:tcW w:w="915" w:type="pct"/>
          </w:tcPr>
          <w:p w14:paraId="36DCF0B6" w14:textId="77777777" w:rsidR="00C02A4C" w:rsidRPr="007042CA" w:rsidRDefault="00C02A4C" w:rsidP="00C756AF">
            <w:pPr>
              <w:rPr>
                <w:rFonts w:ascii="Times New Roman" w:hAnsi="Times New Roman" w:cs="Times New Roman"/>
              </w:rPr>
            </w:pPr>
            <w:r>
              <w:rPr>
                <w:rFonts w:ascii="Times New Roman" w:hAnsi="Times New Roman" w:cs="Times New Roman"/>
              </w:rPr>
              <w:t>444(10.16)</w:t>
            </w:r>
          </w:p>
        </w:tc>
        <w:tc>
          <w:tcPr>
            <w:tcW w:w="810" w:type="pct"/>
          </w:tcPr>
          <w:p w14:paraId="550B4AB6" w14:textId="77777777" w:rsidR="00C02A4C" w:rsidRPr="007042CA" w:rsidRDefault="00C02A4C" w:rsidP="00C756AF">
            <w:pPr>
              <w:rPr>
                <w:rFonts w:ascii="Times New Roman" w:hAnsi="Times New Roman" w:cs="Times New Roman"/>
              </w:rPr>
            </w:pPr>
            <w:r>
              <w:rPr>
                <w:rFonts w:ascii="Times New Roman" w:hAnsi="Times New Roman" w:cs="Times New Roman"/>
              </w:rPr>
              <w:t>1,150(26.32)</w:t>
            </w:r>
          </w:p>
        </w:tc>
        <w:tc>
          <w:tcPr>
            <w:tcW w:w="1042" w:type="pct"/>
          </w:tcPr>
          <w:p w14:paraId="2D3E04BB" w14:textId="77777777" w:rsidR="00C02A4C" w:rsidRPr="007042CA" w:rsidRDefault="00C02A4C" w:rsidP="00C756AF">
            <w:pPr>
              <w:rPr>
                <w:rFonts w:ascii="Times New Roman" w:hAnsi="Times New Roman" w:cs="Times New Roman"/>
              </w:rPr>
            </w:pPr>
          </w:p>
        </w:tc>
      </w:tr>
      <w:tr w:rsidR="00C02A4C" w:rsidRPr="007042CA" w14:paraId="4364EFA9" w14:textId="77777777" w:rsidTr="00C756AF">
        <w:trPr>
          <w:jc w:val="center"/>
        </w:trPr>
        <w:tc>
          <w:tcPr>
            <w:tcW w:w="1444" w:type="pct"/>
          </w:tcPr>
          <w:p w14:paraId="51EE4531"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≥25 (Late)</w:t>
            </w:r>
          </w:p>
        </w:tc>
        <w:tc>
          <w:tcPr>
            <w:tcW w:w="789" w:type="pct"/>
          </w:tcPr>
          <w:p w14:paraId="3CE144E3"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450(10.30)</w:t>
            </w:r>
          </w:p>
        </w:tc>
        <w:tc>
          <w:tcPr>
            <w:tcW w:w="915" w:type="pct"/>
          </w:tcPr>
          <w:p w14:paraId="291C9B5F"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202(4.62)</w:t>
            </w:r>
          </w:p>
        </w:tc>
        <w:tc>
          <w:tcPr>
            <w:tcW w:w="810" w:type="pct"/>
          </w:tcPr>
          <w:p w14:paraId="49815C5C" w14:textId="77777777" w:rsidR="00C02A4C" w:rsidRPr="007042CA" w:rsidRDefault="00C02A4C" w:rsidP="00C756AF">
            <w:pPr>
              <w:rPr>
                <w:rFonts w:ascii="Times New Roman" w:hAnsi="Times New Roman" w:cs="Times New Roman"/>
              </w:rPr>
            </w:pPr>
            <w:r>
              <w:rPr>
                <w:rFonts w:ascii="Times New Roman" w:hAnsi="Times New Roman" w:cs="Times New Roman"/>
              </w:rPr>
              <w:t>652(14.92)</w:t>
            </w:r>
          </w:p>
        </w:tc>
        <w:tc>
          <w:tcPr>
            <w:tcW w:w="1042" w:type="pct"/>
          </w:tcPr>
          <w:p w14:paraId="02C10EE4" w14:textId="77777777" w:rsidR="00C02A4C" w:rsidRPr="007042CA" w:rsidRDefault="00C02A4C" w:rsidP="00C756AF">
            <w:pPr>
              <w:rPr>
                <w:rFonts w:ascii="Times New Roman" w:hAnsi="Times New Roman" w:cs="Times New Roman"/>
                <w:szCs w:val="24"/>
              </w:rPr>
            </w:pPr>
          </w:p>
        </w:tc>
      </w:tr>
      <w:tr w:rsidR="00C02A4C" w:rsidRPr="007042CA" w14:paraId="7F900091" w14:textId="77777777" w:rsidTr="00C756AF">
        <w:trPr>
          <w:jc w:val="center"/>
        </w:trPr>
        <w:tc>
          <w:tcPr>
            <w:tcW w:w="1444" w:type="pct"/>
          </w:tcPr>
          <w:p w14:paraId="124AEE08" w14:textId="77777777" w:rsidR="00C02A4C" w:rsidRPr="00415A2E" w:rsidRDefault="00C02A4C" w:rsidP="00C756AF">
            <w:pPr>
              <w:rPr>
                <w:rFonts w:ascii="Times New Roman" w:hAnsi="Times New Roman" w:cs="Times New Roman"/>
                <w:b/>
                <w:bCs/>
              </w:rPr>
            </w:pPr>
            <w:r w:rsidRPr="00415A2E">
              <w:rPr>
                <w:rFonts w:ascii="Times New Roman" w:hAnsi="Times New Roman" w:cs="Times New Roman"/>
                <w:b/>
                <w:bCs/>
              </w:rPr>
              <w:t>Parity</w:t>
            </w:r>
          </w:p>
        </w:tc>
        <w:tc>
          <w:tcPr>
            <w:tcW w:w="789" w:type="pct"/>
          </w:tcPr>
          <w:p w14:paraId="5F9A65E5" w14:textId="77777777" w:rsidR="00C02A4C" w:rsidRDefault="00C02A4C" w:rsidP="00C756AF">
            <w:pPr>
              <w:rPr>
                <w:rFonts w:ascii="Times New Roman" w:hAnsi="Times New Roman" w:cs="Times New Roman"/>
              </w:rPr>
            </w:pPr>
          </w:p>
        </w:tc>
        <w:tc>
          <w:tcPr>
            <w:tcW w:w="915" w:type="pct"/>
          </w:tcPr>
          <w:p w14:paraId="4143FCD9" w14:textId="77777777" w:rsidR="00C02A4C" w:rsidRDefault="00C02A4C" w:rsidP="00C756AF">
            <w:pPr>
              <w:rPr>
                <w:rFonts w:ascii="Times New Roman" w:hAnsi="Times New Roman" w:cs="Times New Roman"/>
              </w:rPr>
            </w:pPr>
          </w:p>
        </w:tc>
        <w:tc>
          <w:tcPr>
            <w:tcW w:w="810" w:type="pct"/>
          </w:tcPr>
          <w:p w14:paraId="6847F7EE" w14:textId="77777777" w:rsidR="00C02A4C" w:rsidRDefault="00C02A4C" w:rsidP="00C756AF">
            <w:pPr>
              <w:rPr>
                <w:rFonts w:ascii="Times New Roman" w:hAnsi="Times New Roman" w:cs="Times New Roman"/>
              </w:rPr>
            </w:pPr>
          </w:p>
        </w:tc>
        <w:tc>
          <w:tcPr>
            <w:tcW w:w="1042" w:type="pct"/>
          </w:tcPr>
          <w:p w14:paraId="2BFF6344" w14:textId="77777777" w:rsidR="00C02A4C" w:rsidRPr="007042CA" w:rsidRDefault="00C02A4C" w:rsidP="00C756AF">
            <w:pPr>
              <w:rPr>
                <w:rFonts w:ascii="Times New Roman" w:hAnsi="Times New Roman" w:cs="Times New Roman"/>
              </w:rPr>
            </w:pPr>
            <w:r w:rsidRPr="00415A2E">
              <w:rPr>
                <w:rFonts w:ascii="Times New Roman" w:hAnsi="Times New Roman" w:cs="Times New Roman"/>
              </w:rPr>
              <w:t>854.1223</w:t>
            </w:r>
            <w:r>
              <w:rPr>
                <w:rFonts w:ascii="Times New Roman" w:hAnsi="Times New Roman" w:cs="Times New Roman"/>
              </w:rPr>
              <w:t>(</w:t>
            </w:r>
            <w:r w:rsidRPr="00415A2E">
              <w:rPr>
                <w:rFonts w:ascii="Times New Roman" w:hAnsi="Times New Roman" w:cs="Times New Roman"/>
                <w:b/>
                <w:bCs/>
              </w:rPr>
              <w:t>&lt;0.001</w:t>
            </w:r>
            <w:r>
              <w:rPr>
                <w:rFonts w:ascii="Times New Roman" w:hAnsi="Times New Roman" w:cs="Times New Roman"/>
              </w:rPr>
              <w:t>)</w:t>
            </w:r>
            <w:r w:rsidRPr="00415A2E">
              <w:rPr>
                <w:rFonts w:ascii="Times New Roman" w:hAnsi="Times New Roman" w:cs="Times New Roman"/>
              </w:rPr>
              <w:t xml:space="preserve"> </w:t>
            </w:r>
          </w:p>
        </w:tc>
      </w:tr>
      <w:tr w:rsidR="00C02A4C" w:rsidRPr="007042CA" w14:paraId="79F1140C" w14:textId="77777777" w:rsidTr="00C756AF">
        <w:trPr>
          <w:jc w:val="center"/>
        </w:trPr>
        <w:tc>
          <w:tcPr>
            <w:tcW w:w="1444" w:type="pct"/>
          </w:tcPr>
          <w:p w14:paraId="5272A4D9" w14:textId="77777777" w:rsidR="00C02A4C" w:rsidRPr="007042CA" w:rsidRDefault="00C02A4C" w:rsidP="00C756AF">
            <w:pPr>
              <w:rPr>
                <w:rFonts w:ascii="Times New Roman" w:hAnsi="Times New Roman" w:cs="Times New Roman"/>
              </w:rPr>
            </w:pPr>
            <w:r>
              <w:rPr>
                <w:rFonts w:ascii="Times New Roman" w:hAnsi="Times New Roman" w:cs="Times New Roman"/>
              </w:rPr>
              <w:t xml:space="preserve"> No Children</w:t>
            </w:r>
          </w:p>
        </w:tc>
        <w:tc>
          <w:tcPr>
            <w:tcW w:w="789" w:type="pct"/>
          </w:tcPr>
          <w:p w14:paraId="132B0183" w14:textId="77777777" w:rsidR="00C02A4C" w:rsidRDefault="00C02A4C" w:rsidP="00C756AF">
            <w:pPr>
              <w:rPr>
                <w:rFonts w:ascii="Times New Roman" w:hAnsi="Times New Roman" w:cs="Times New Roman"/>
              </w:rPr>
            </w:pPr>
            <w:r>
              <w:rPr>
                <w:rFonts w:ascii="Times New Roman" w:hAnsi="Times New Roman" w:cs="Times New Roman"/>
              </w:rPr>
              <w:t>990(22.65)</w:t>
            </w:r>
          </w:p>
        </w:tc>
        <w:tc>
          <w:tcPr>
            <w:tcW w:w="915" w:type="pct"/>
          </w:tcPr>
          <w:p w14:paraId="73E5A88C" w14:textId="77777777" w:rsidR="00C02A4C" w:rsidRDefault="00C02A4C" w:rsidP="00C756AF">
            <w:pPr>
              <w:rPr>
                <w:rFonts w:ascii="Times New Roman" w:hAnsi="Times New Roman" w:cs="Times New Roman"/>
              </w:rPr>
            </w:pPr>
            <w:r>
              <w:rPr>
                <w:rFonts w:ascii="Times New Roman" w:hAnsi="Times New Roman" w:cs="Times New Roman"/>
              </w:rPr>
              <w:t>173(3.96)</w:t>
            </w:r>
          </w:p>
        </w:tc>
        <w:tc>
          <w:tcPr>
            <w:tcW w:w="810" w:type="pct"/>
          </w:tcPr>
          <w:p w14:paraId="4C7FF846" w14:textId="77777777" w:rsidR="00C02A4C" w:rsidRDefault="00C02A4C" w:rsidP="00C756AF">
            <w:pPr>
              <w:rPr>
                <w:rFonts w:ascii="Times New Roman" w:hAnsi="Times New Roman" w:cs="Times New Roman"/>
              </w:rPr>
            </w:pPr>
            <w:r>
              <w:rPr>
                <w:rFonts w:ascii="Times New Roman" w:hAnsi="Times New Roman" w:cs="Times New Roman"/>
              </w:rPr>
              <w:t>1,163(26.61)</w:t>
            </w:r>
          </w:p>
        </w:tc>
        <w:tc>
          <w:tcPr>
            <w:tcW w:w="1042" w:type="pct"/>
          </w:tcPr>
          <w:p w14:paraId="6464612E" w14:textId="77777777" w:rsidR="00C02A4C" w:rsidRPr="007042CA" w:rsidRDefault="00C02A4C" w:rsidP="00C756AF">
            <w:pPr>
              <w:rPr>
                <w:rFonts w:ascii="Times New Roman" w:hAnsi="Times New Roman" w:cs="Times New Roman"/>
              </w:rPr>
            </w:pPr>
          </w:p>
        </w:tc>
      </w:tr>
      <w:tr w:rsidR="00C02A4C" w:rsidRPr="007042CA" w14:paraId="2B21730B" w14:textId="77777777" w:rsidTr="00C756AF">
        <w:trPr>
          <w:jc w:val="center"/>
        </w:trPr>
        <w:tc>
          <w:tcPr>
            <w:tcW w:w="1444" w:type="pct"/>
          </w:tcPr>
          <w:p w14:paraId="309B179B" w14:textId="77777777" w:rsidR="00C02A4C" w:rsidRDefault="00C02A4C" w:rsidP="00C756AF">
            <w:pPr>
              <w:rPr>
                <w:rFonts w:ascii="Times New Roman" w:hAnsi="Times New Roman" w:cs="Times New Roman"/>
              </w:rPr>
            </w:pPr>
            <w:r>
              <w:rPr>
                <w:rFonts w:ascii="Times New Roman" w:hAnsi="Times New Roman" w:cs="Times New Roman"/>
              </w:rPr>
              <w:t>One Children</w:t>
            </w:r>
          </w:p>
        </w:tc>
        <w:tc>
          <w:tcPr>
            <w:tcW w:w="789" w:type="pct"/>
          </w:tcPr>
          <w:p w14:paraId="48E569E7" w14:textId="77777777" w:rsidR="00C02A4C" w:rsidRDefault="00C02A4C" w:rsidP="00C756AF">
            <w:pPr>
              <w:rPr>
                <w:rFonts w:ascii="Times New Roman" w:hAnsi="Times New Roman" w:cs="Times New Roman"/>
              </w:rPr>
            </w:pPr>
            <w:r>
              <w:rPr>
                <w:rFonts w:ascii="Times New Roman" w:hAnsi="Times New Roman" w:cs="Times New Roman"/>
              </w:rPr>
              <w:t>955(21.85)</w:t>
            </w:r>
          </w:p>
        </w:tc>
        <w:tc>
          <w:tcPr>
            <w:tcW w:w="915" w:type="pct"/>
          </w:tcPr>
          <w:p w14:paraId="241C9F88" w14:textId="77777777" w:rsidR="00C02A4C" w:rsidRDefault="00C02A4C" w:rsidP="00C756AF">
            <w:pPr>
              <w:rPr>
                <w:rFonts w:ascii="Times New Roman" w:hAnsi="Times New Roman" w:cs="Times New Roman"/>
              </w:rPr>
            </w:pPr>
            <w:r>
              <w:rPr>
                <w:rFonts w:ascii="Times New Roman" w:hAnsi="Times New Roman" w:cs="Times New Roman"/>
              </w:rPr>
              <w:t>479(10.96)</w:t>
            </w:r>
          </w:p>
        </w:tc>
        <w:tc>
          <w:tcPr>
            <w:tcW w:w="810" w:type="pct"/>
          </w:tcPr>
          <w:p w14:paraId="7920EB5C" w14:textId="77777777" w:rsidR="00C02A4C" w:rsidRDefault="00C02A4C" w:rsidP="00C756AF">
            <w:pPr>
              <w:rPr>
                <w:rFonts w:ascii="Times New Roman" w:hAnsi="Times New Roman" w:cs="Times New Roman"/>
              </w:rPr>
            </w:pPr>
            <w:r>
              <w:rPr>
                <w:rFonts w:ascii="Times New Roman" w:hAnsi="Times New Roman" w:cs="Times New Roman"/>
              </w:rPr>
              <w:t>1,434(32.81)</w:t>
            </w:r>
          </w:p>
        </w:tc>
        <w:tc>
          <w:tcPr>
            <w:tcW w:w="1042" w:type="pct"/>
          </w:tcPr>
          <w:p w14:paraId="7EF22925" w14:textId="77777777" w:rsidR="00C02A4C" w:rsidRPr="007042CA" w:rsidRDefault="00C02A4C" w:rsidP="00C756AF">
            <w:pPr>
              <w:rPr>
                <w:rFonts w:ascii="Times New Roman" w:hAnsi="Times New Roman" w:cs="Times New Roman"/>
              </w:rPr>
            </w:pPr>
          </w:p>
        </w:tc>
      </w:tr>
      <w:tr w:rsidR="00C02A4C" w:rsidRPr="007042CA" w14:paraId="289ACA1A" w14:textId="77777777" w:rsidTr="00C756AF">
        <w:trPr>
          <w:jc w:val="center"/>
        </w:trPr>
        <w:tc>
          <w:tcPr>
            <w:tcW w:w="1444" w:type="pct"/>
          </w:tcPr>
          <w:p w14:paraId="3D47378D" w14:textId="77777777" w:rsidR="00C02A4C" w:rsidRDefault="00C02A4C" w:rsidP="00C756AF">
            <w:pPr>
              <w:rPr>
                <w:rFonts w:ascii="Times New Roman" w:hAnsi="Times New Roman" w:cs="Times New Roman"/>
              </w:rPr>
            </w:pPr>
            <w:r>
              <w:rPr>
                <w:rFonts w:ascii="Times New Roman" w:hAnsi="Times New Roman" w:cs="Times New Roman"/>
              </w:rPr>
              <w:t>Two Children</w:t>
            </w:r>
          </w:p>
        </w:tc>
        <w:tc>
          <w:tcPr>
            <w:tcW w:w="789" w:type="pct"/>
          </w:tcPr>
          <w:p w14:paraId="702AEBCB" w14:textId="77777777" w:rsidR="00C02A4C" w:rsidRDefault="00C02A4C" w:rsidP="00C756AF">
            <w:pPr>
              <w:rPr>
                <w:rFonts w:ascii="Times New Roman" w:hAnsi="Times New Roman" w:cs="Times New Roman"/>
              </w:rPr>
            </w:pPr>
            <w:r>
              <w:rPr>
                <w:rFonts w:ascii="Times New Roman" w:hAnsi="Times New Roman" w:cs="Times New Roman"/>
              </w:rPr>
              <w:t>478(10.94)</w:t>
            </w:r>
          </w:p>
        </w:tc>
        <w:tc>
          <w:tcPr>
            <w:tcW w:w="915" w:type="pct"/>
          </w:tcPr>
          <w:p w14:paraId="39A4C734" w14:textId="77777777" w:rsidR="00C02A4C" w:rsidRDefault="00C02A4C" w:rsidP="00C756AF">
            <w:pPr>
              <w:rPr>
                <w:rFonts w:ascii="Times New Roman" w:hAnsi="Times New Roman" w:cs="Times New Roman"/>
              </w:rPr>
            </w:pPr>
            <w:r>
              <w:rPr>
                <w:rFonts w:ascii="Times New Roman" w:hAnsi="Times New Roman" w:cs="Times New Roman"/>
              </w:rPr>
              <w:t>639(14.62)</w:t>
            </w:r>
          </w:p>
        </w:tc>
        <w:tc>
          <w:tcPr>
            <w:tcW w:w="810" w:type="pct"/>
          </w:tcPr>
          <w:p w14:paraId="017AE47F" w14:textId="77777777" w:rsidR="00C02A4C" w:rsidRDefault="00C02A4C" w:rsidP="00C756AF">
            <w:pPr>
              <w:rPr>
                <w:rFonts w:ascii="Times New Roman" w:hAnsi="Times New Roman" w:cs="Times New Roman"/>
              </w:rPr>
            </w:pPr>
            <w:r>
              <w:rPr>
                <w:rFonts w:ascii="Times New Roman" w:hAnsi="Times New Roman" w:cs="Times New Roman"/>
              </w:rPr>
              <w:t>1,117(25.56)</w:t>
            </w:r>
          </w:p>
        </w:tc>
        <w:tc>
          <w:tcPr>
            <w:tcW w:w="1042" w:type="pct"/>
          </w:tcPr>
          <w:p w14:paraId="629C7E01" w14:textId="77777777" w:rsidR="00C02A4C" w:rsidRPr="007042CA" w:rsidRDefault="00C02A4C" w:rsidP="00C756AF">
            <w:pPr>
              <w:rPr>
                <w:rFonts w:ascii="Times New Roman" w:hAnsi="Times New Roman" w:cs="Times New Roman"/>
              </w:rPr>
            </w:pPr>
          </w:p>
        </w:tc>
      </w:tr>
      <w:tr w:rsidR="00C02A4C" w:rsidRPr="007042CA" w14:paraId="1253A80B" w14:textId="77777777" w:rsidTr="00C756AF">
        <w:trPr>
          <w:jc w:val="center"/>
        </w:trPr>
        <w:tc>
          <w:tcPr>
            <w:tcW w:w="1444" w:type="pct"/>
          </w:tcPr>
          <w:p w14:paraId="55480F4D"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w:t>
            </w:r>
            <w:r>
              <w:rPr>
                <w:rFonts w:ascii="Times New Roman" w:hAnsi="Times New Roman" w:cs="Times New Roman"/>
                <w:szCs w:val="24"/>
              </w:rPr>
              <w:t>3 Children</w:t>
            </w:r>
          </w:p>
        </w:tc>
        <w:tc>
          <w:tcPr>
            <w:tcW w:w="789" w:type="pct"/>
          </w:tcPr>
          <w:p w14:paraId="487FDE3B"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144</w:t>
            </w:r>
            <w:r w:rsidRPr="007042CA">
              <w:rPr>
                <w:rFonts w:ascii="Times New Roman" w:hAnsi="Times New Roman" w:cs="Times New Roman"/>
                <w:szCs w:val="24"/>
              </w:rPr>
              <w:t xml:space="preserve"> (</w:t>
            </w:r>
            <w:r>
              <w:rPr>
                <w:rFonts w:ascii="Times New Roman" w:hAnsi="Times New Roman" w:cs="Times New Roman"/>
                <w:szCs w:val="24"/>
              </w:rPr>
              <w:t>3.30</w:t>
            </w:r>
            <w:r w:rsidRPr="007042CA">
              <w:rPr>
                <w:rFonts w:ascii="Times New Roman" w:hAnsi="Times New Roman" w:cs="Times New Roman"/>
                <w:szCs w:val="24"/>
              </w:rPr>
              <w:t>)</w:t>
            </w:r>
          </w:p>
        </w:tc>
        <w:tc>
          <w:tcPr>
            <w:tcW w:w="915" w:type="pct"/>
          </w:tcPr>
          <w:p w14:paraId="6C7D4E6E" w14:textId="77777777" w:rsidR="00C02A4C" w:rsidRPr="00415A2E" w:rsidRDefault="00C02A4C" w:rsidP="00C756AF">
            <w:pPr>
              <w:rPr>
                <w:rFonts w:ascii="Times New Roman" w:hAnsi="Times New Roman" w:cs="Times New Roman"/>
                <w:szCs w:val="24"/>
              </w:rPr>
            </w:pPr>
            <w:r w:rsidRPr="00415A2E">
              <w:rPr>
                <w:rFonts w:ascii="Times New Roman" w:hAnsi="Times New Roman" w:cs="Times New Roman"/>
                <w:szCs w:val="24"/>
              </w:rPr>
              <w:t>512(11.72)</w:t>
            </w:r>
          </w:p>
        </w:tc>
        <w:tc>
          <w:tcPr>
            <w:tcW w:w="810" w:type="pct"/>
          </w:tcPr>
          <w:p w14:paraId="1E36B95D" w14:textId="77777777" w:rsidR="00C02A4C" w:rsidRPr="007042CA" w:rsidRDefault="00C02A4C" w:rsidP="00C756AF">
            <w:pPr>
              <w:rPr>
                <w:rFonts w:ascii="Times New Roman" w:hAnsi="Times New Roman" w:cs="Times New Roman"/>
              </w:rPr>
            </w:pPr>
            <w:r>
              <w:rPr>
                <w:rFonts w:ascii="Times New Roman" w:hAnsi="Times New Roman" w:cs="Times New Roman"/>
              </w:rPr>
              <w:t>656(15.01)</w:t>
            </w:r>
          </w:p>
        </w:tc>
        <w:tc>
          <w:tcPr>
            <w:tcW w:w="1042" w:type="pct"/>
          </w:tcPr>
          <w:p w14:paraId="3471F1BD" w14:textId="77777777" w:rsidR="00C02A4C" w:rsidRPr="007042CA" w:rsidRDefault="00C02A4C" w:rsidP="00C756AF">
            <w:pPr>
              <w:rPr>
                <w:rFonts w:ascii="Times New Roman" w:hAnsi="Times New Roman" w:cs="Times New Roman"/>
                <w:szCs w:val="24"/>
              </w:rPr>
            </w:pPr>
          </w:p>
        </w:tc>
      </w:tr>
      <w:tr w:rsidR="00C02A4C" w:rsidRPr="007042CA" w14:paraId="565B017F" w14:textId="77777777" w:rsidTr="00C756AF">
        <w:trPr>
          <w:jc w:val="center"/>
        </w:trPr>
        <w:tc>
          <w:tcPr>
            <w:tcW w:w="1444" w:type="pct"/>
          </w:tcPr>
          <w:p w14:paraId="2E62734E" w14:textId="77777777" w:rsidR="00C02A4C" w:rsidRPr="00D04459" w:rsidRDefault="00C02A4C" w:rsidP="00C756AF">
            <w:pPr>
              <w:rPr>
                <w:rFonts w:ascii="Times New Roman" w:hAnsi="Times New Roman" w:cs="Times New Roman"/>
                <w:b/>
                <w:bCs/>
                <w:szCs w:val="24"/>
              </w:rPr>
            </w:pPr>
            <w:r>
              <w:rPr>
                <w:rFonts w:ascii="Times New Roman" w:hAnsi="Times New Roman" w:cs="Times New Roman"/>
                <w:b/>
                <w:bCs/>
                <w:szCs w:val="24"/>
              </w:rPr>
              <w:t>Household Division</w:t>
            </w:r>
          </w:p>
        </w:tc>
        <w:tc>
          <w:tcPr>
            <w:tcW w:w="789" w:type="pct"/>
          </w:tcPr>
          <w:p w14:paraId="11EE51DA" w14:textId="77777777" w:rsidR="00C02A4C" w:rsidRPr="007042CA" w:rsidRDefault="00C02A4C" w:rsidP="00C756AF">
            <w:pPr>
              <w:rPr>
                <w:rFonts w:ascii="Times New Roman" w:hAnsi="Times New Roman" w:cs="Times New Roman"/>
                <w:szCs w:val="24"/>
              </w:rPr>
            </w:pPr>
          </w:p>
        </w:tc>
        <w:tc>
          <w:tcPr>
            <w:tcW w:w="915" w:type="pct"/>
          </w:tcPr>
          <w:p w14:paraId="7EC6DBDA" w14:textId="77777777" w:rsidR="00C02A4C" w:rsidRPr="007042CA" w:rsidRDefault="00C02A4C" w:rsidP="00C756AF">
            <w:pPr>
              <w:rPr>
                <w:rFonts w:ascii="Times New Roman" w:hAnsi="Times New Roman" w:cs="Times New Roman"/>
                <w:szCs w:val="24"/>
              </w:rPr>
            </w:pPr>
          </w:p>
        </w:tc>
        <w:tc>
          <w:tcPr>
            <w:tcW w:w="810" w:type="pct"/>
          </w:tcPr>
          <w:p w14:paraId="2DED3B39" w14:textId="77777777" w:rsidR="00C02A4C" w:rsidRPr="007042CA" w:rsidRDefault="00C02A4C" w:rsidP="00C756AF">
            <w:pPr>
              <w:rPr>
                <w:rFonts w:ascii="Times New Roman" w:hAnsi="Times New Roman" w:cs="Times New Roman"/>
              </w:rPr>
            </w:pPr>
          </w:p>
        </w:tc>
        <w:tc>
          <w:tcPr>
            <w:tcW w:w="1042" w:type="pct"/>
          </w:tcPr>
          <w:p w14:paraId="0105CB75" w14:textId="77777777" w:rsidR="00C02A4C" w:rsidRPr="007042CA" w:rsidRDefault="00C02A4C" w:rsidP="00C756AF">
            <w:pPr>
              <w:rPr>
                <w:rFonts w:ascii="Times New Roman" w:hAnsi="Times New Roman" w:cs="Times New Roman"/>
                <w:szCs w:val="24"/>
              </w:rPr>
            </w:pPr>
            <w:r w:rsidRPr="00E80D4F">
              <w:rPr>
                <w:rFonts w:ascii="Times New Roman" w:hAnsi="Times New Roman" w:cs="Times New Roman"/>
                <w:szCs w:val="24"/>
              </w:rPr>
              <w:t xml:space="preserve">31.6240 </w:t>
            </w:r>
            <w:r>
              <w:rPr>
                <w:rFonts w:ascii="Times New Roman" w:hAnsi="Times New Roman" w:cs="Times New Roman"/>
                <w:szCs w:val="24"/>
              </w:rPr>
              <w:t>(</w:t>
            </w:r>
            <w:r w:rsidRPr="00E80D4F">
              <w:rPr>
                <w:rFonts w:ascii="Times New Roman" w:hAnsi="Times New Roman" w:cs="Times New Roman"/>
                <w:b/>
                <w:bCs/>
                <w:szCs w:val="24"/>
              </w:rPr>
              <w:t>&lt;0.001</w:t>
            </w:r>
            <w:r>
              <w:rPr>
                <w:rFonts w:ascii="Times New Roman" w:hAnsi="Times New Roman" w:cs="Times New Roman"/>
                <w:szCs w:val="24"/>
              </w:rPr>
              <w:t>)</w:t>
            </w:r>
          </w:p>
        </w:tc>
      </w:tr>
      <w:tr w:rsidR="00C02A4C" w:rsidRPr="007042CA" w14:paraId="2AC939BF" w14:textId="77777777" w:rsidTr="00C756AF">
        <w:trPr>
          <w:jc w:val="center"/>
        </w:trPr>
        <w:tc>
          <w:tcPr>
            <w:tcW w:w="1444" w:type="pct"/>
          </w:tcPr>
          <w:p w14:paraId="7C55559A"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Barishal</w:t>
            </w:r>
          </w:p>
        </w:tc>
        <w:tc>
          <w:tcPr>
            <w:tcW w:w="789" w:type="pct"/>
          </w:tcPr>
          <w:p w14:paraId="70C1F2E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246(5.63)</w:t>
            </w:r>
          </w:p>
        </w:tc>
        <w:tc>
          <w:tcPr>
            <w:tcW w:w="915" w:type="pct"/>
          </w:tcPr>
          <w:p w14:paraId="5B90486E"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187(4.28)</w:t>
            </w:r>
          </w:p>
        </w:tc>
        <w:tc>
          <w:tcPr>
            <w:tcW w:w="810" w:type="pct"/>
          </w:tcPr>
          <w:p w14:paraId="49378CEF" w14:textId="77777777" w:rsidR="00C02A4C" w:rsidRPr="007042CA" w:rsidRDefault="00C02A4C" w:rsidP="00C756AF">
            <w:pPr>
              <w:rPr>
                <w:rFonts w:ascii="Times New Roman" w:hAnsi="Times New Roman" w:cs="Times New Roman"/>
              </w:rPr>
            </w:pPr>
            <w:r>
              <w:rPr>
                <w:rFonts w:ascii="Times New Roman" w:hAnsi="Times New Roman" w:cs="Times New Roman"/>
              </w:rPr>
              <w:t>433(9.91)</w:t>
            </w:r>
          </w:p>
        </w:tc>
        <w:tc>
          <w:tcPr>
            <w:tcW w:w="1042" w:type="pct"/>
          </w:tcPr>
          <w:p w14:paraId="73269905" w14:textId="77777777" w:rsidR="00C02A4C" w:rsidRPr="007042CA" w:rsidRDefault="00C02A4C" w:rsidP="00C756AF">
            <w:pPr>
              <w:rPr>
                <w:rFonts w:ascii="Times New Roman" w:hAnsi="Times New Roman" w:cs="Times New Roman"/>
                <w:szCs w:val="24"/>
              </w:rPr>
            </w:pPr>
          </w:p>
        </w:tc>
      </w:tr>
      <w:tr w:rsidR="00C02A4C" w:rsidRPr="007042CA" w14:paraId="5D0E706B" w14:textId="77777777" w:rsidTr="00C756AF">
        <w:trPr>
          <w:jc w:val="center"/>
        </w:trPr>
        <w:tc>
          <w:tcPr>
            <w:tcW w:w="1444" w:type="pct"/>
          </w:tcPr>
          <w:p w14:paraId="04B921A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Chittagong</w:t>
            </w:r>
          </w:p>
        </w:tc>
        <w:tc>
          <w:tcPr>
            <w:tcW w:w="789" w:type="pct"/>
          </w:tcPr>
          <w:p w14:paraId="4D4C4E78"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456(10.43)</w:t>
            </w:r>
          </w:p>
        </w:tc>
        <w:tc>
          <w:tcPr>
            <w:tcW w:w="915" w:type="pct"/>
          </w:tcPr>
          <w:p w14:paraId="036B2CC9"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408(9.34)</w:t>
            </w:r>
          </w:p>
        </w:tc>
        <w:tc>
          <w:tcPr>
            <w:tcW w:w="810" w:type="pct"/>
          </w:tcPr>
          <w:p w14:paraId="41A1D0AB" w14:textId="77777777" w:rsidR="00C02A4C" w:rsidRPr="007042CA" w:rsidRDefault="00C02A4C" w:rsidP="00C756AF">
            <w:pPr>
              <w:rPr>
                <w:rFonts w:ascii="Times New Roman" w:hAnsi="Times New Roman" w:cs="Times New Roman"/>
              </w:rPr>
            </w:pPr>
            <w:r>
              <w:rPr>
                <w:rFonts w:ascii="Times New Roman" w:hAnsi="Times New Roman" w:cs="Times New Roman"/>
              </w:rPr>
              <w:t>864(19.77)</w:t>
            </w:r>
          </w:p>
        </w:tc>
        <w:tc>
          <w:tcPr>
            <w:tcW w:w="1042" w:type="pct"/>
          </w:tcPr>
          <w:p w14:paraId="77CF0C0E" w14:textId="77777777" w:rsidR="00C02A4C" w:rsidRPr="007042CA" w:rsidRDefault="00C02A4C" w:rsidP="00C756AF">
            <w:pPr>
              <w:rPr>
                <w:rFonts w:ascii="Times New Roman" w:hAnsi="Times New Roman" w:cs="Times New Roman"/>
                <w:szCs w:val="24"/>
              </w:rPr>
            </w:pPr>
          </w:p>
        </w:tc>
      </w:tr>
      <w:tr w:rsidR="00C02A4C" w:rsidRPr="007042CA" w14:paraId="3982583F" w14:textId="77777777" w:rsidTr="00C756AF">
        <w:trPr>
          <w:jc w:val="center"/>
        </w:trPr>
        <w:tc>
          <w:tcPr>
            <w:tcW w:w="1444" w:type="pct"/>
          </w:tcPr>
          <w:p w14:paraId="0DFB921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Dhaka</w:t>
            </w:r>
          </w:p>
        </w:tc>
        <w:tc>
          <w:tcPr>
            <w:tcW w:w="789" w:type="pct"/>
          </w:tcPr>
          <w:p w14:paraId="072122D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403(9.22)</w:t>
            </w:r>
          </w:p>
        </w:tc>
        <w:tc>
          <w:tcPr>
            <w:tcW w:w="915" w:type="pct"/>
          </w:tcPr>
          <w:p w14:paraId="1D41CCA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288(6.59)</w:t>
            </w:r>
          </w:p>
        </w:tc>
        <w:tc>
          <w:tcPr>
            <w:tcW w:w="810" w:type="pct"/>
          </w:tcPr>
          <w:p w14:paraId="0054C789" w14:textId="77777777" w:rsidR="00C02A4C" w:rsidRPr="007042CA" w:rsidRDefault="00C02A4C" w:rsidP="00C756AF">
            <w:pPr>
              <w:rPr>
                <w:rFonts w:ascii="Times New Roman" w:hAnsi="Times New Roman" w:cs="Times New Roman"/>
              </w:rPr>
            </w:pPr>
            <w:r>
              <w:rPr>
                <w:rFonts w:ascii="Times New Roman" w:hAnsi="Times New Roman" w:cs="Times New Roman"/>
              </w:rPr>
              <w:t>691(15.81)</w:t>
            </w:r>
          </w:p>
        </w:tc>
        <w:tc>
          <w:tcPr>
            <w:tcW w:w="1042" w:type="pct"/>
          </w:tcPr>
          <w:p w14:paraId="4F779455" w14:textId="77777777" w:rsidR="00C02A4C" w:rsidRPr="007042CA" w:rsidRDefault="00C02A4C" w:rsidP="00C756AF">
            <w:pPr>
              <w:rPr>
                <w:rFonts w:ascii="Times New Roman" w:hAnsi="Times New Roman" w:cs="Times New Roman"/>
                <w:szCs w:val="24"/>
              </w:rPr>
            </w:pPr>
          </w:p>
        </w:tc>
      </w:tr>
      <w:tr w:rsidR="00C02A4C" w:rsidRPr="007042CA" w14:paraId="63E68CE5" w14:textId="77777777" w:rsidTr="00C756AF">
        <w:trPr>
          <w:jc w:val="center"/>
        </w:trPr>
        <w:tc>
          <w:tcPr>
            <w:tcW w:w="1444" w:type="pct"/>
          </w:tcPr>
          <w:p w14:paraId="5880492B"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Khulna</w:t>
            </w:r>
          </w:p>
        </w:tc>
        <w:tc>
          <w:tcPr>
            <w:tcW w:w="789" w:type="pct"/>
          </w:tcPr>
          <w:p w14:paraId="4C83E01F"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316(7.23)</w:t>
            </w:r>
          </w:p>
        </w:tc>
        <w:tc>
          <w:tcPr>
            <w:tcW w:w="915" w:type="pct"/>
          </w:tcPr>
          <w:p w14:paraId="7A39D582"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199(4.55)</w:t>
            </w:r>
          </w:p>
        </w:tc>
        <w:tc>
          <w:tcPr>
            <w:tcW w:w="810" w:type="pct"/>
          </w:tcPr>
          <w:p w14:paraId="17C0CAAC" w14:textId="77777777" w:rsidR="00C02A4C" w:rsidRPr="007042CA" w:rsidRDefault="00C02A4C" w:rsidP="00C756AF">
            <w:pPr>
              <w:rPr>
                <w:rFonts w:ascii="Times New Roman" w:hAnsi="Times New Roman" w:cs="Times New Roman"/>
              </w:rPr>
            </w:pPr>
            <w:r>
              <w:rPr>
                <w:rFonts w:ascii="Times New Roman" w:hAnsi="Times New Roman" w:cs="Times New Roman"/>
              </w:rPr>
              <w:t>515(11.78)</w:t>
            </w:r>
          </w:p>
        </w:tc>
        <w:tc>
          <w:tcPr>
            <w:tcW w:w="1042" w:type="pct"/>
          </w:tcPr>
          <w:p w14:paraId="5A2BF86E" w14:textId="77777777" w:rsidR="00C02A4C" w:rsidRPr="007042CA" w:rsidRDefault="00C02A4C" w:rsidP="00C756AF">
            <w:pPr>
              <w:rPr>
                <w:rFonts w:ascii="Times New Roman" w:hAnsi="Times New Roman" w:cs="Times New Roman"/>
                <w:szCs w:val="24"/>
              </w:rPr>
            </w:pPr>
          </w:p>
        </w:tc>
      </w:tr>
      <w:tr w:rsidR="00C02A4C" w:rsidRPr="007042CA" w14:paraId="14AED171" w14:textId="77777777" w:rsidTr="00C756AF">
        <w:trPr>
          <w:jc w:val="center"/>
        </w:trPr>
        <w:tc>
          <w:tcPr>
            <w:tcW w:w="1444" w:type="pct"/>
          </w:tcPr>
          <w:p w14:paraId="1EB80D7A" w14:textId="77777777" w:rsidR="00C02A4C" w:rsidRDefault="00C02A4C" w:rsidP="00C756AF">
            <w:pPr>
              <w:rPr>
                <w:rFonts w:ascii="Times New Roman" w:hAnsi="Times New Roman" w:cs="Times New Roman"/>
              </w:rPr>
            </w:pPr>
            <w:r>
              <w:rPr>
                <w:rFonts w:ascii="Times New Roman" w:hAnsi="Times New Roman" w:cs="Times New Roman"/>
              </w:rPr>
              <w:t>Mymensingh</w:t>
            </w:r>
          </w:p>
        </w:tc>
        <w:tc>
          <w:tcPr>
            <w:tcW w:w="789" w:type="pct"/>
          </w:tcPr>
          <w:p w14:paraId="15E9C475" w14:textId="77777777" w:rsidR="00C02A4C" w:rsidRPr="007042CA" w:rsidRDefault="00C02A4C" w:rsidP="00C756AF">
            <w:pPr>
              <w:rPr>
                <w:rFonts w:ascii="Times New Roman" w:hAnsi="Times New Roman" w:cs="Times New Roman"/>
              </w:rPr>
            </w:pPr>
            <w:r>
              <w:rPr>
                <w:rFonts w:ascii="Times New Roman" w:hAnsi="Times New Roman" w:cs="Times New Roman"/>
              </w:rPr>
              <w:t>279)6.38)</w:t>
            </w:r>
          </w:p>
        </w:tc>
        <w:tc>
          <w:tcPr>
            <w:tcW w:w="915" w:type="pct"/>
          </w:tcPr>
          <w:p w14:paraId="44228CC1" w14:textId="77777777" w:rsidR="00C02A4C" w:rsidRPr="007042CA" w:rsidRDefault="00C02A4C" w:rsidP="00C756AF">
            <w:pPr>
              <w:rPr>
                <w:rFonts w:ascii="Times New Roman" w:hAnsi="Times New Roman" w:cs="Times New Roman"/>
              </w:rPr>
            </w:pPr>
            <w:r>
              <w:rPr>
                <w:rFonts w:ascii="Times New Roman" w:hAnsi="Times New Roman" w:cs="Times New Roman"/>
              </w:rPr>
              <w:t>162(3.71)</w:t>
            </w:r>
          </w:p>
        </w:tc>
        <w:tc>
          <w:tcPr>
            <w:tcW w:w="810" w:type="pct"/>
          </w:tcPr>
          <w:p w14:paraId="7C7E9031" w14:textId="77777777" w:rsidR="00C02A4C" w:rsidRPr="007042CA" w:rsidRDefault="00C02A4C" w:rsidP="00C756AF">
            <w:pPr>
              <w:rPr>
                <w:rFonts w:ascii="Times New Roman" w:hAnsi="Times New Roman" w:cs="Times New Roman"/>
              </w:rPr>
            </w:pPr>
            <w:r>
              <w:rPr>
                <w:rFonts w:ascii="Times New Roman" w:hAnsi="Times New Roman" w:cs="Times New Roman"/>
              </w:rPr>
              <w:t>441(10.09)</w:t>
            </w:r>
          </w:p>
        </w:tc>
        <w:tc>
          <w:tcPr>
            <w:tcW w:w="1042" w:type="pct"/>
          </w:tcPr>
          <w:p w14:paraId="1E6E9DF7" w14:textId="77777777" w:rsidR="00C02A4C" w:rsidRPr="007042CA" w:rsidRDefault="00C02A4C" w:rsidP="00C756AF">
            <w:pPr>
              <w:rPr>
                <w:rFonts w:ascii="Times New Roman" w:hAnsi="Times New Roman" w:cs="Times New Roman"/>
              </w:rPr>
            </w:pPr>
          </w:p>
        </w:tc>
      </w:tr>
      <w:tr w:rsidR="00C02A4C" w:rsidRPr="007042CA" w14:paraId="593C80F2" w14:textId="77777777" w:rsidTr="00C756AF">
        <w:trPr>
          <w:jc w:val="center"/>
        </w:trPr>
        <w:tc>
          <w:tcPr>
            <w:tcW w:w="1444" w:type="pct"/>
          </w:tcPr>
          <w:p w14:paraId="11A5A52F" w14:textId="77777777" w:rsidR="00C02A4C" w:rsidRDefault="00C02A4C" w:rsidP="00C756AF">
            <w:pPr>
              <w:rPr>
                <w:rFonts w:ascii="Times New Roman" w:hAnsi="Times New Roman" w:cs="Times New Roman"/>
              </w:rPr>
            </w:pPr>
            <w:r>
              <w:rPr>
                <w:rFonts w:ascii="Times New Roman" w:hAnsi="Times New Roman" w:cs="Times New Roman"/>
              </w:rPr>
              <w:t>Rajshahi</w:t>
            </w:r>
          </w:p>
        </w:tc>
        <w:tc>
          <w:tcPr>
            <w:tcW w:w="789" w:type="pct"/>
          </w:tcPr>
          <w:p w14:paraId="1ABEBA58" w14:textId="77777777" w:rsidR="00C02A4C" w:rsidRPr="007042CA" w:rsidRDefault="00C02A4C" w:rsidP="00C756AF">
            <w:pPr>
              <w:rPr>
                <w:rFonts w:ascii="Times New Roman" w:hAnsi="Times New Roman" w:cs="Times New Roman"/>
              </w:rPr>
            </w:pPr>
            <w:r>
              <w:rPr>
                <w:rFonts w:ascii="Times New Roman" w:hAnsi="Times New Roman" w:cs="Times New Roman"/>
              </w:rPr>
              <w:t>284(6.50)</w:t>
            </w:r>
          </w:p>
        </w:tc>
        <w:tc>
          <w:tcPr>
            <w:tcW w:w="915" w:type="pct"/>
          </w:tcPr>
          <w:p w14:paraId="21FF7346" w14:textId="77777777" w:rsidR="00C02A4C" w:rsidRPr="007042CA" w:rsidRDefault="00C02A4C" w:rsidP="00C756AF">
            <w:pPr>
              <w:rPr>
                <w:rFonts w:ascii="Times New Roman" w:hAnsi="Times New Roman" w:cs="Times New Roman"/>
              </w:rPr>
            </w:pPr>
            <w:r>
              <w:rPr>
                <w:rFonts w:ascii="Times New Roman" w:hAnsi="Times New Roman" w:cs="Times New Roman"/>
              </w:rPr>
              <w:t>150(3.43)</w:t>
            </w:r>
          </w:p>
        </w:tc>
        <w:tc>
          <w:tcPr>
            <w:tcW w:w="810" w:type="pct"/>
          </w:tcPr>
          <w:p w14:paraId="5FF60BD6" w14:textId="77777777" w:rsidR="00C02A4C" w:rsidRPr="007042CA" w:rsidRDefault="00C02A4C" w:rsidP="00C756AF">
            <w:pPr>
              <w:rPr>
                <w:rFonts w:ascii="Times New Roman" w:hAnsi="Times New Roman" w:cs="Times New Roman"/>
              </w:rPr>
            </w:pPr>
            <w:r>
              <w:rPr>
                <w:rFonts w:ascii="Times New Roman" w:hAnsi="Times New Roman" w:cs="Times New Roman"/>
              </w:rPr>
              <w:t>434(9.93)</w:t>
            </w:r>
          </w:p>
        </w:tc>
        <w:tc>
          <w:tcPr>
            <w:tcW w:w="1042" w:type="pct"/>
          </w:tcPr>
          <w:p w14:paraId="7D30EE8D" w14:textId="77777777" w:rsidR="00C02A4C" w:rsidRPr="007042CA" w:rsidRDefault="00C02A4C" w:rsidP="00C756AF">
            <w:pPr>
              <w:rPr>
                <w:rFonts w:ascii="Times New Roman" w:hAnsi="Times New Roman" w:cs="Times New Roman"/>
              </w:rPr>
            </w:pPr>
          </w:p>
        </w:tc>
      </w:tr>
      <w:tr w:rsidR="00C02A4C" w:rsidRPr="007042CA" w14:paraId="4D43EC50" w14:textId="77777777" w:rsidTr="00C756AF">
        <w:trPr>
          <w:jc w:val="center"/>
        </w:trPr>
        <w:tc>
          <w:tcPr>
            <w:tcW w:w="1444" w:type="pct"/>
          </w:tcPr>
          <w:p w14:paraId="012BA925" w14:textId="77777777" w:rsidR="00C02A4C" w:rsidRDefault="00C02A4C" w:rsidP="00C756AF">
            <w:pPr>
              <w:rPr>
                <w:rFonts w:ascii="Times New Roman" w:hAnsi="Times New Roman" w:cs="Times New Roman"/>
              </w:rPr>
            </w:pPr>
            <w:r>
              <w:rPr>
                <w:rFonts w:ascii="Times New Roman" w:hAnsi="Times New Roman" w:cs="Times New Roman"/>
              </w:rPr>
              <w:t>Rangpur</w:t>
            </w:r>
          </w:p>
        </w:tc>
        <w:tc>
          <w:tcPr>
            <w:tcW w:w="789" w:type="pct"/>
          </w:tcPr>
          <w:p w14:paraId="0304B322" w14:textId="77777777" w:rsidR="00C02A4C" w:rsidRPr="007042CA" w:rsidRDefault="00C02A4C" w:rsidP="00C756AF">
            <w:pPr>
              <w:rPr>
                <w:rFonts w:ascii="Times New Roman" w:hAnsi="Times New Roman" w:cs="Times New Roman"/>
              </w:rPr>
            </w:pPr>
            <w:r>
              <w:rPr>
                <w:rFonts w:ascii="Times New Roman" w:hAnsi="Times New Roman" w:cs="Times New Roman"/>
              </w:rPr>
              <w:t>264(6.04)</w:t>
            </w:r>
          </w:p>
        </w:tc>
        <w:tc>
          <w:tcPr>
            <w:tcW w:w="915" w:type="pct"/>
          </w:tcPr>
          <w:p w14:paraId="6658C5CA" w14:textId="77777777" w:rsidR="00C02A4C" w:rsidRPr="007042CA" w:rsidRDefault="00C02A4C" w:rsidP="00C756AF">
            <w:pPr>
              <w:rPr>
                <w:rFonts w:ascii="Times New Roman" w:hAnsi="Times New Roman" w:cs="Times New Roman"/>
              </w:rPr>
            </w:pPr>
            <w:r>
              <w:rPr>
                <w:rFonts w:ascii="Times New Roman" w:hAnsi="Times New Roman" w:cs="Times New Roman"/>
              </w:rPr>
              <w:t>156(3.57)</w:t>
            </w:r>
          </w:p>
        </w:tc>
        <w:tc>
          <w:tcPr>
            <w:tcW w:w="810" w:type="pct"/>
          </w:tcPr>
          <w:p w14:paraId="76A8C2B0" w14:textId="77777777" w:rsidR="00C02A4C" w:rsidRPr="007042CA" w:rsidRDefault="00C02A4C" w:rsidP="00C756AF">
            <w:pPr>
              <w:rPr>
                <w:rFonts w:ascii="Times New Roman" w:hAnsi="Times New Roman" w:cs="Times New Roman"/>
              </w:rPr>
            </w:pPr>
            <w:r>
              <w:rPr>
                <w:rFonts w:ascii="Times New Roman" w:hAnsi="Times New Roman" w:cs="Times New Roman"/>
              </w:rPr>
              <w:t>420(9.61)</w:t>
            </w:r>
          </w:p>
        </w:tc>
        <w:tc>
          <w:tcPr>
            <w:tcW w:w="1042" w:type="pct"/>
          </w:tcPr>
          <w:p w14:paraId="4341C589" w14:textId="77777777" w:rsidR="00C02A4C" w:rsidRPr="007042CA" w:rsidRDefault="00C02A4C" w:rsidP="00C756AF">
            <w:pPr>
              <w:rPr>
                <w:rFonts w:ascii="Times New Roman" w:hAnsi="Times New Roman" w:cs="Times New Roman"/>
              </w:rPr>
            </w:pPr>
          </w:p>
        </w:tc>
      </w:tr>
      <w:tr w:rsidR="00C02A4C" w:rsidRPr="007042CA" w14:paraId="64D16C81" w14:textId="77777777" w:rsidTr="00C756AF">
        <w:trPr>
          <w:jc w:val="center"/>
        </w:trPr>
        <w:tc>
          <w:tcPr>
            <w:tcW w:w="1444" w:type="pct"/>
          </w:tcPr>
          <w:p w14:paraId="41CDA735" w14:textId="77777777" w:rsidR="00C02A4C" w:rsidRDefault="00C02A4C" w:rsidP="00C756AF">
            <w:pPr>
              <w:rPr>
                <w:rFonts w:ascii="Times New Roman" w:hAnsi="Times New Roman" w:cs="Times New Roman"/>
              </w:rPr>
            </w:pPr>
            <w:r>
              <w:rPr>
                <w:rFonts w:ascii="Times New Roman" w:hAnsi="Times New Roman" w:cs="Times New Roman"/>
              </w:rPr>
              <w:t>Sylhet</w:t>
            </w:r>
          </w:p>
        </w:tc>
        <w:tc>
          <w:tcPr>
            <w:tcW w:w="789" w:type="pct"/>
          </w:tcPr>
          <w:p w14:paraId="0994768C" w14:textId="77777777" w:rsidR="00C02A4C" w:rsidRPr="007042CA" w:rsidRDefault="00C02A4C" w:rsidP="00C756AF">
            <w:pPr>
              <w:rPr>
                <w:rFonts w:ascii="Times New Roman" w:hAnsi="Times New Roman" w:cs="Times New Roman"/>
              </w:rPr>
            </w:pPr>
            <w:r>
              <w:rPr>
                <w:rFonts w:ascii="Times New Roman" w:hAnsi="Times New Roman" w:cs="Times New Roman"/>
              </w:rPr>
              <w:t>319(7.30)</w:t>
            </w:r>
          </w:p>
        </w:tc>
        <w:tc>
          <w:tcPr>
            <w:tcW w:w="915" w:type="pct"/>
          </w:tcPr>
          <w:p w14:paraId="1F94879E" w14:textId="77777777" w:rsidR="00C02A4C" w:rsidRPr="007042CA" w:rsidRDefault="00C02A4C" w:rsidP="00C756AF">
            <w:pPr>
              <w:rPr>
                <w:rFonts w:ascii="Times New Roman" w:hAnsi="Times New Roman" w:cs="Times New Roman"/>
              </w:rPr>
            </w:pPr>
            <w:r>
              <w:rPr>
                <w:rFonts w:ascii="Times New Roman" w:hAnsi="Times New Roman" w:cs="Times New Roman"/>
              </w:rPr>
              <w:t>253(5.79)</w:t>
            </w:r>
          </w:p>
        </w:tc>
        <w:tc>
          <w:tcPr>
            <w:tcW w:w="810" w:type="pct"/>
          </w:tcPr>
          <w:p w14:paraId="20237910" w14:textId="77777777" w:rsidR="00C02A4C" w:rsidRPr="007042CA" w:rsidRDefault="00C02A4C" w:rsidP="00C756AF">
            <w:pPr>
              <w:rPr>
                <w:rFonts w:ascii="Times New Roman" w:hAnsi="Times New Roman" w:cs="Times New Roman"/>
              </w:rPr>
            </w:pPr>
            <w:r>
              <w:rPr>
                <w:rFonts w:ascii="Times New Roman" w:hAnsi="Times New Roman" w:cs="Times New Roman"/>
              </w:rPr>
              <w:t>572(13.09)</w:t>
            </w:r>
          </w:p>
        </w:tc>
        <w:tc>
          <w:tcPr>
            <w:tcW w:w="1042" w:type="pct"/>
          </w:tcPr>
          <w:p w14:paraId="0BE82B4A" w14:textId="77777777" w:rsidR="00C02A4C" w:rsidRPr="007042CA" w:rsidRDefault="00C02A4C" w:rsidP="00C756AF">
            <w:pPr>
              <w:rPr>
                <w:rFonts w:ascii="Times New Roman" w:hAnsi="Times New Roman" w:cs="Times New Roman"/>
              </w:rPr>
            </w:pPr>
          </w:p>
        </w:tc>
      </w:tr>
      <w:tr w:rsidR="00C02A4C" w:rsidRPr="007042CA" w14:paraId="681498B7" w14:textId="77777777" w:rsidTr="00C756AF">
        <w:trPr>
          <w:jc w:val="center"/>
        </w:trPr>
        <w:tc>
          <w:tcPr>
            <w:tcW w:w="1444" w:type="pct"/>
          </w:tcPr>
          <w:p w14:paraId="513C7AA9"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Place of Residence</w:t>
            </w:r>
          </w:p>
        </w:tc>
        <w:tc>
          <w:tcPr>
            <w:tcW w:w="789" w:type="pct"/>
          </w:tcPr>
          <w:p w14:paraId="183A9185" w14:textId="77777777" w:rsidR="00C02A4C" w:rsidRPr="007042CA" w:rsidRDefault="00C02A4C" w:rsidP="00C756AF">
            <w:pPr>
              <w:rPr>
                <w:rFonts w:ascii="Times New Roman" w:hAnsi="Times New Roman" w:cs="Times New Roman"/>
                <w:szCs w:val="24"/>
              </w:rPr>
            </w:pPr>
          </w:p>
        </w:tc>
        <w:tc>
          <w:tcPr>
            <w:tcW w:w="915" w:type="pct"/>
          </w:tcPr>
          <w:p w14:paraId="19ED52EA" w14:textId="77777777" w:rsidR="00C02A4C" w:rsidRPr="007042CA" w:rsidRDefault="00C02A4C" w:rsidP="00C756AF">
            <w:pPr>
              <w:rPr>
                <w:rFonts w:ascii="Times New Roman" w:hAnsi="Times New Roman" w:cs="Times New Roman"/>
                <w:szCs w:val="24"/>
              </w:rPr>
            </w:pPr>
          </w:p>
        </w:tc>
        <w:tc>
          <w:tcPr>
            <w:tcW w:w="810" w:type="pct"/>
          </w:tcPr>
          <w:p w14:paraId="4092AC4E" w14:textId="77777777" w:rsidR="00C02A4C" w:rsidRPr="007042CA" w:rsidRDefault="00C02A4C" w:rsidP="00C756AF">
            <w:pPr>
              <w:rPr>
                <w:rFonts w:ascii="Times New Roman" w:hAnsi="Times New Roman" w:cs="Times New Roman"/>
              </w:rPr>
            </w:pPr>
          </w:p>
        </w:tc>
        <w:tc>
          <w:tcPr>
            <w:tcW w:w="1042" w:type="pct"/>
          </w:tcPr>
          <w:p w14:paraId="55E9093F" w14:textId="77777777" w:rsidR="00C02A4C" w:rsidRPr="007042CA" w:rsidRDefault="00C02A4C" w:rsidP="00C756AF">
            <w:pPr>
              <w:rPr>
                <w:rFonts w:ascii="Times New Roman" w:hAnsi="Times New Roman" w:cs="Times New Roman"/>
                <w:szCs w:val="24"/>
              </w:rPr>
            </w:pPr>
            <w:r w:rsidRPr="00D24B65">
              <w:rPr>
                <w:rFonts w:ascii="Times New Roman" w:hAnsi="Times New Roman" w:cs="Times New Roman"/>
                <w:szCs w:val="24"/>
              </w:rPr>
              <w:t xml:space="preserve">10.0405 </w:t>
            </w:r>
            <w:r>
              <w:rPr>
                <w:rFonts w:ascii="Times New Roman" w:hAnsi="Times New Roman" w:cs="Times New Roman"/>
                <w:szCs w:val="24"/>
              </w:rPr>
              <w:t>(0.002)</w:t>
            </w:r>
          </w:p>
        </w:tc>
      </w:tr>
      <w:tr w:rsidR="00C02A4C" w:rsidRPr="007042CA" w14:paraId="23449426" w14:textId="77777777" w:rsidTr="00C756AF">
        <w:trPr>
          <w:jc w:val="center"/>
        </w:trPr>
        <w:tc>
          <w:tcPr>
            <w:tcW w:w="1444" w:type="pct"/>
          </w:tcPr>
          <w:p w14:paraId="793394B8"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Urban</w:t>
            </w:r>
          </w:p>
        </w:tc>
        <w:tc>
          <w:tcPr>
            <w:tcW w:w="789" w:type="pct"/>
          </w:tcPr>
          <w:p w14:paraId="4ADD5ACB"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852(19.50)</w:t>
            </w:r>
          </w:p>
        </w:tc>
        <w:tc>
          <w:tcPr>
            <w:tcW w:w="915" w:type="pct"/>
          </w:tcPr>
          <w:p w14:paraId="28F0F2A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517(11.83)</w:t>
            </w:r>
          </w:p>
        </w:tc>
        <w:tc>
          <w:tcPr>
            <w:tcW w:w="810" w:type="pct"/>
          </w:tcPr>
          <w:p w14:paraId="3E994FB3" w14:textId="77777777" w:rsidR="00C02A4C" w:rsidRPr="007042CA" w:rsidRDefault="00C02A4C" w:rsidP="00C756AF">
            <w:pPr>
              <w:rPr>
                <w:rFonts w:ascii="Times New Roman" w:hAnsi="Times New Roman" w:cs="Times New Roman"/>
              </w:rPr>
            </w:pPr>
            <w:r>
              <w:rPr>
                <w:rFonts w:ascii="Times New Roman" w:hAnsi="Times New Roman" w:cs="Times New Roman"/>
              </w:rPr>
              <w:t>1,369(31.33)</w:t>
            </w:r>
          </w:p>
        </w:tc>
        <w:tc>
          <w:tcPr>
            <w:tcW w:w="1042" w:type="pct"/>
          </w:tcPr>
          <w:p w14:paraId="1A9362DE" w14:textId="77777777" w:rsidR="00C02A4C" w:rsidRPr="007042CA" w:rsidRDefault="00C02A4C" w:rsidP="00C756AF">
            <w:pPr>
              <w:rPr>
                <w:rFonts w:ascii="Times New Roman" w:hAnsi="Times New Roman" w:cs="Times New Roman"/>
                <w:szCs w:val="24"/>
              </w:rPr>
            </w:pPr>
          </w:p>
        </w:tc>
      </w:tr>
      <w:tr w:rsidR="00C02A4C" w:rsidRPr="007042CA" w14:paraId="2855FB6F" w14:textId="77777777" w:rsidTr="00C756AF">
        <w:trPr>
          <w:jc w:val="center"/>
        </w:trPr>
        <w:tc>
          <w:tcPr>
            <w:tcW w:w="1444" w:type="pct"/>
          </w:tcPr>
          <w:p w14:paraId="18F443CF"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Rural</w:t>
            </w:r>
          </w:p>
        </w:tc>
        <w:tc>
          <w:tcPr>
            <w:tcW w:w="789" w:type="pct"/>
          </w:tcPr>
          <w:p w14:paraId="6DDA130B"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1,715(39.24)</w:t>
            </w:r>
          </w:p>
        </w:tc>
        <w:tc>
          <w:tcPr>
            <w:tcW w:w="915" w:type="pct"/>
          </w:tcPr>
          <w:p w14:paraId="62198BB3"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1,286(29.43)</w:t>
            </w:r>
          </w:p>
        </w:tc>
        <w:tc>
          <w:tcPr>
            <w:tcW w:w="810" w:type="pct"/>
          </w:tcPr>
          <w:p w14:paraId="091131DD" w14:textId="77777777" w:rsidR="00C02A4C" w:rsidRPr="007042CA" w:rsidRDefault="00C02A4C" w:rsidP="00C756AF">
            <w:pPr>
              <w:rPr>
                <w:rFonts w:ascii="Times New Roman" w:hAnsi="Times New Roman" w:cs="Times New Roman"/>
              </w:rPr>
            </w:pPr>
            <w:r>
              <w:rPr>
                <w:rFonts w:ascii="Times New Roman" w:hAnsi="Times New Roman" w:cs="Times New Roman"/>
              </w:rPr>
              <w:t>3,001968.67)</w:t>
            </w:r>
          </w:p>
        </w:tc>
        <w:tc>
          <w:tcPr>
            <w:tcW w:w="1042" w:type="pct"/>
          </w:tcPr>
          <w:p w14:paraId="73B2AAF9" w14:textId="77777777" w:rsidR="00C02A4C" w:rsidRPr="007042CA" w:rsidRDefault="00C02A4C" w:rsidP="00C756AF">
            <w:pPr>
              <w:rPr>
                <w:rFonts w:ascii="Times New Roman" w:hAnsi="Times New Roman" w:cs="Times New Roman"/>
                <w:szCs w:val="24"/>
              </w:rPr>
            </w:pPr>
          </w:p>
        </w:tc>
      </w:tr>
      <w:tr w:rsidR="00C02A4C" w:rsidRPr="007042CA" w14:paraId="2676BDC7" w14:textId="77777777" w:rsidTr="00C756AF">
        <w:trPr>
          <w:jc w:val="center"/>
        </w:trPr>
        <w:tc>
          <w:tcPr>
            <w:tcW w:w="1444" w:type="pct"/>
          </w:tcPr>
          <w:p w14:paraId="059B973C"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Household Religion</w:t>
            </w:r>
          </w:p>
        </w:tc>
        <w:tc>
          <w:tcPr>
            <w:tcW w:w="789" w:type="pct"/>
          </w:tcPr>
          <w:p w14:paraId="3D059E55" w14:textId="77777777" w:rsidR="00C02A4C" w:rsidRPr="007042CA" w:rsidRDefault="00C02A4C" w:rsidP="00C756AF">
            <w:pPr>
              <w:rPr>
                <w:rFonts w:ascii="Times New Roman" w:hAnsi="Times New Roman" w:cs="Times New Roman"/>
                <w:szCs w:val="24"/>
              </w:rPr>
            </w:pPr>
          </w:p>
        </w:tc>
        <w:tc>
          <w:tcPr>
            <w:tcW w:w="915" w:type="pct"/>
          </w:tcPr>
          <w:p w14:paraId="1B97EBF0" w14:textId="77777777" w:rsidR="00C02A4C" w:rsidRPr="007042CA" w:rsidRDefault="00C02A4C" w:rsidP="00C756AF">
            <w:pPr>
              <w:rPr>
                <w:rFonts w:ascii="Times New Roman" w:hAnsi="Times New Roman" w:cs="Times New Roman"/>
                <w:szCs w:val="24"/>
              </w:rPr>
            </w:pPr>
          </w:p>
        </w:tc>
        <w:tc>
          <w:tcPr>
            <w:tcW w:w="810" w:type="pct"/>
          </w:tcPr>
          <w:p w14:paraId="2E430D7C" w14:textId="77777777" w:rsidR="00C02A4C" w:rsidRPr="007042CA" w:rsidRDefault="00C02A4C" w:rsidP="00C756AF">
            <w:pPr>
              <w:rPr>
                <w:rFonts w:ascii="Times New Roman" w:hAnsi="Times New Roman" w:cs="Times New Roman"/>
              </w:rPr>
            </w:pPr>
          </w:p>
        </w:tc>
        <w:tc>
          <w:tcPr>
            <w:tcW w:w="1042" w:type="pct"/>
          </w:tcPr>
          <w:p w14:paraId="5D6929D5"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0.65 (0.723)</w:t>
            </w:r>
          </w:p>
        </w:tc>
      </w:tr>
      <w:tr w:rsidR="00C02A4C" w:rsidRPr="007042CA" w14:paraId="62F71007" w14:textId="77777777" w:rsidTr="00C756AF">
        <w:trPr>
          <w:jc w:val="center"/>
        </w:trPr>
        <w:tc>
          <w:tcPr>
            <w:tcW w:w="1444" w:type="pct"/>
          </w:tcPr>
          <w:p w14:paraId="345B3643"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No</w:t>
            </w:r>
            <w:r>
              <w:rPr>
                <w:rFonts w:ascii="Times New Roman" w:hAnsi="Times New Roman" w:cs="Times New Roman"/>
                <w:szCs w:val="24"/>
              </w:rPr>
              <w:t>n-Muslim</w:t>
            </w:r>
          </w:p>
        </w:tc>
        <w:tc>
          <w:tcPr>
            <w:tcW w:w="789" w:type="pct"/>
          </w:tcPr>
          <w:p w14:paraId="2A3D804F"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215(4.92)</w:t>
            </w:r>
          </w:p>
        </w:tc>
        <w:tc>
          <w:tcPr>
            <w:tcW w:w="915" w:type="pct"/>
          </w:tcPr>
          <w:p w14:paraId="1470139E"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112(2.56)</w:t>
            </w:r>
          </w:p>
        </w:tc>
        <w:tc>
          <w:tcPr>
            <w:tcW w:w="810" w:type="pct"/>
          </w:tcPr>
          <w:p w14:paraId="2AAD61BA" w14:textId="77777777" w:rsidR="00C02A4C" w:rsidRPr="007042CA" w:rsidRDefault="00C02A4C" w:rsidP="00C756AF">
            <w:pPr>
              <w:rPr>
                <w:rFonts w:ascii="Times New Roman" w:hAnsi="Times New Roman" w:cs="Times New Roman"/>
              </w:rPr>
            </w:pPr>
            <w:r>
              <w:rPr>
                <w:rFonts w:ascii="Times New Roman" w:hAnsi="Times New Roman" w:cs="Times New Roman"/>
              </w:rPr>
              <w:t>327(7.48)</w:t>
            </w:r>
          </w:p>
        </w:tc>
        <w:tc>
          <w:tcPr>
            <w:tcW w:w="1042" w:type="pct"/>
          </w:tcPr>
          <w:p w14:paraId="588AE16E" w14:textId="77777777" w:rsidR="00C02A4C" w:rsidRPr="007042CA" w:rsidRDefault="00C02A4C" w:rsidP="00C756AF">
            <w:pPr>
              <w:rPr>
                <w:rFonts w:ascii="Times New Roman" w:hAnsi="Times New Roman" w:cs="Times New Roman"/>
                <w:szCs w:val="24"/>
              </w:rPr>
            </w:pPr>
          </w:p>
        </w:tc>
      </w:tr>
      <w:tr w:rsidR="00C02A4C" w:rsidRPr="007042CA" w14:paraId="6BC1684A" w14:textId="77777777" w:rsidTr="00C756AF">
        <w:trPr>
          <w:jc w:val="center"/>
        </w:trPr>
        <w:tc>
          <w:tcPr>
            <w:tcW w:w="1444" w:type="pct"/>
          </w:tcPr>
          <w:p w14:paraId="3B2EB8EE"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Muslim</w:t>
            </w:r>
          </w:p>
        </w:tc>
        <w:tc>
          <w:tcPr>
            <w:tcW w:w="789" w:type="pct"/>
          </w:tcPr>
          <w:p w14:paraId="0A795AE1"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2,352(53.82)</w:t>
            </w:r>
          </w:p>
        </w:tc>
        <w:tc>
          <w:tcPr>
            <w:tcW w:w="915" w:type="pct"/>
          </w:tcPr>
          <w:p w14:paraId="6CA02A19"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1,691</w:t>
            </w:r>
            <w:r w:rsidRPr="007042CA">
              <w:rPr>
                <w:rFonts w:ascii="Times New Roman" w:hAnsi="Times New Roman" w:cs="Times New Roman"/>
                <w:szCs w:val="24"/>
              </w:rPr>
              <w:t xml:space="preserve"> (</w:t>
            </w:r>
            <w:r>
              <w:rPr>
                <w:rFonts w:ascii="Times New Roman" w:hAnsi="Times New Roman" w:cs="Times New Roman"/>
                <w:szCs w:val="24"/>
              </w:rPr>
              <w:t>38.70</w:t>
            </w:r>
            <w:r w:rsidRPr="007042CA">
              <w:rPr>
                <w:rFonts w:ascii="Times New Roman" w:hAnsi="Times New Roman" w:cs="Times New Roman"/>
                <w:szCs w:val="24"/>
              </w:rPr>
              <w:t>)</w:t>
            </w:r>
          </w:p>
        </w:tc>
        <w:tc>
          <w:tcPr>
            <w:tcW w:w="810" w:type="pct"/>
          </w:tcPr>
          <w:p w14:paraId="577C0268" w14:textId="77777777" w:rsidR="00C02A4C" w:rsidRPr="007042CA" w:rsidRDefault="00C02A4C" w:rsidP="00C756AF">
            <w:pPr>
              <w:rPr>
                <w:rFonts w:ascii="Times New Roman" w:hAnsi="Times New Roman" w:cs="Times New Roman"/>
              </w:rPr>
            </w:pPr>
            <w:r>
              <w:rPr>
                <w:rFonts w:ascii="Times New Roman" w:hAnsi="Times New Roman" w:cs="Times New Roman"/>
              </w:rPr>
              <w:t>4,043(92.52)</w:t>
            </w:r>
          </w:p>
        </w:tc>
        <w:tc>
          <w:tcPr>
            <w:tcW w:w="1042" w:type="pct"/>
          </w:tcPr>
          <w:p w14:paraId="4B753D67" w14:textId="77777777" w:rsidR="00C02A4C" w:rsidRPr="007042CA" w:rsidRDefault="00C02A4C" w:rsidP="00C756AF">
            <w:pPr>
              <w:rPr>
                <w:rFonts w:ascii="Times New Roman" w:hAnsi="Times New Roman" w:cs="Times New Roman"/>
                <w:szCs w:val="24"/>
              </w:rPr>
            </w:pPr>
          </w:p>
        </w:tc>
      </w:tr>
      <w:tr w:rsidR="00C02A4C" w:rsidRPr="00D24B65" w14:paraId="00BAF951" w14:textId="77777777" w:rsidTr="00C756AF">
        <w:trPr>
          <w:jc w:val="center"/>
        </w:trPr>
        <w:tc>
          <w:tcPr>
            <w:tcW w:w="5000" w:type="pct"/>
            <w:gridSpan w:val="5"/>
          </w:tcPr>
          <w:p w14:paraId="75CAD0D9" w14:textId="77777777" w:rsidR="00C02A4C" w:rsidRPr="00D24B65" w:rsidRDefault="00C02A4C" w:rsidP="00C756AF">
            <w:pPr>
              <w:jc w:val="center"/>
              <w:rPr>
                <w:rFonts w:ascii="Times New Roman" w:hAnsi="Times New Roman" w:cs="Times New Roman"/>
                <w:b/>
                <w:bCs/>
              </w:rPr>
            </w:pPr>
            <w:r w:rsidRPr="00D24B65">
              <w:rPr>
                <w:rFonts w:ascii="Times New Roman" w:hAnsi="Times New Roman" w:cs="Times New Roman"/>
                <w:b/>
                <w:bCs/>
              </w:rPr>
              <w:t>Maternal Characteristics</w:t>
            </w:r>
          </w:p>
        </w:tc>
      </w:tr>
      <w:tr w:rsidR="00C02A4C" w:rsidRPr="007042CA" w14:paraId="77887703" w14:textId="77777777" w:rsidTr="00C756AF">
        <w:trPr>
          <w:jc w:val="center"/>
        </w:trPr>
        <w:tc>
          <w:tcPr>
            <w:tcW w:w="1444" w:type="pct"/>
          </w:tcPr>
          <w:p w14:paraId="1FFB3BDF" w14:textId="77777777" w:rsidR="00C02A4C" w:rsidRPr="007042CA" w:rsidRDefault="00C02A4C" w:rsidP="00C756AF">
            <w:pPr>
              <w:rPr>
                <w:rFonts w:ascii="Times New Roman" w:hAnsi="Times New Roman" w:cs="Times New Roman"/>
                <w:b/>
                <w:bCs/>
                <w:szCs w:val="24"/>
              </w:rPr>
            </w:pPr>
            <w:r w:rsidRPr="007042CA">
              <w:rPr>
                <w:rFonts w:ascii="Times New Roman" w:hAnsi="Times New Roman" w:cs="Times New Roman"/>
                <w:b/>
                <w:bCs/>
                <w:szCs w:val="24"/>
              </w:rPr>
              <w:t>Maternal E</w:t>
            </w:r>
            <w:r>
              <w:rPr>
                <w:rFonts w:ascii="Times New Roman" w:hAnsi="Times New Roman" w:cs="Times New Roman"/>
                <w:b/>
                <w:bCs/>
                <w:szCs w:val="24"/>
              </w:rPr>
              <w:t>ducation</w:t>
            </w:r>
          </w:p>
        </w:tc>
        <w:tc>
          <w:tcPr>
            <w:tcW w:w="789" w:type="pct"/>
          </w:tcPr>
          <w:p w14:paraId="04348A45" w14:textId="77777777" w:rsidR="00C02A4C" w:rsidRPr="007042CA" w:rsidRDefault="00C02A4C" w:rsidP="00C756AF">
            <w:pPr>
              <w:rPr>
                <w:rFonts w:ascii="Times New Roman" w:hAnsi="Times New Roman" w:cs="Times New Roman"/>
                <w:szCs w:val="24"/>
              </w:rPr>
            </w:pPr>
          </w:p>
        </w:tc>
        <w:tc>
          <w:tcPr>
            <w:tcW w:w="915" w:type="pct"/>
          </w:tcPr>
          <w:p w14:paraId="6EA93724" w14:textId="77777777" w:rsidR="00C02A4C" w:rsidRPr="007042CA" w:rsidRDefault="00C02A4C" w:rsidP="00C756AF">
            <w:pPr>
              <w:rPr>
                <w:rFonts w:ascii="Times New Roman" w:hAnsi="Times New Roman" w:cs="Times New Roman"/>
                <w:szCs w:val="24"/>
              </w:rPr>
            </w:pPr>
          </w:p>
        </w:tc>
        <w:tc>
          <w:tcPr>
            <w:tcW w:w="810" w:type="pct"/>
          </w:tcPr>
          <w:p w14:paraId="6CB55FDE" w14:textId="77777777" w:rsidR="00C02A4C" w:rsidRPr="007042CA" w:rsidRDefault="00C02A4C" w:rsidP="00C756AF">
            <w:pPr>
              <w:rPr>
                <w:rFonts w:ascii="Times New Roman" w:hAnsi="Times New Roman" w:cs="Times New Roman"/>
              </w:rPr>
            </w:pPr>
          </w:p>
        </w:tc>
        <w:tc>
          <w:tcPr>
            <w:tcW w:w="1042" w:type="pct"/>
          </w:tcPr>
          <w:p w14:paraId="052BAC95" w14:textId="77777777" w:rsidR="00C02A4C" w:rsidRPr="007042CA" w:rsidRDefault="00C02A4C" w:rsidP="00C756AF">
            <w:pPr>
              <w:rPr>
                <w:rFonts w:ascii="Times New Roman" w:hAnsi="Times New Roman" w:cs="Times New Roman"/>
                <w:szCs w:val="24"/>
              </w:rPr>
            </w:pPr>
            <w:r w:rsidRPr="00D24B65">
              <w:rPr>
                <w:rFonts w:ascii="Times New Roman" w:hAnsi="Times New Roman" w:cs="Times New Roman"/>
                <w:szCs w:val="24"/>
              </w:rPr>
              <w:t>71.4741</w:t>
            </w:r>
            <w:r>
              <w:rPr>
                <w:rFonts w:ascii="Times New Roman" w:hAnsi="Times New Roman" w:cs="Times New Roman"/>
                <w:szCs w:val="24"/>
              </w:rPr>
              <w:t>(</w:t>
            </w:r>
            <w:r w:rsidRPr="00D24B65">
              <w:rPr>
                <w:rFonts w:ascii="Times New Roman" w:hAnsi="Times New Roman" w:cs="Times New Roman"/>
                <w:b/>
                <w:bCs/>
                <w:szCs w:val="24"/>
              </w:rPr>
              <w:t>&lt;0.001</w:t>
            </w:r>
            <w:r>
              <w:rPr>
                <w:rFonts w:ascii="Times New Roman" w:hAnsi="Times New Roman" w:cs="Times New Roman"/>
                <w:szCs w:val="24"/>
              </w:rPr>
              <w:t>)</w:t>
            </w:r>
            <w:r w:rsidRPr="00D24B65">
              <w:rPr>
                <w:rFonts w:ascii="Times New Roman" w:hAnsi="Times New Roman" w:cs="Times New Roman"/>
                <w:szCs w:val="24"/>
              </w:rPr>
              <w:t xml:space="preserve"> </w:t>
            </w:r>
          </w:p>
        </w:tc>
      </w:tr>
      <w:tr w:rsidR="00C02A4C" w:rsidRPr="007042CA" w14:paraId="6E40672B" w14:textId="77777777" w:rsidTr="00C756AF">
        <w:trPr>
          <w:jc w:val="center"/>
        </w:trPr>
        <w:tc>
          <w:tcPr>
            <w:tcW w:w="1444" w:type="pct"/>
          </w:tcPr>
          <w:p w14:paraId="494AB8B5" w14:textId="71B4D6A9"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 xml:space="preserve">No </w:t>
            </w:r>
            <w:r>
              <w:rPr>
                <w:rFonts w:ascii="Times New Roman" w:hAnsi="Times New Roman" w:cs="Times New Roman"/>
                <w:szCs w:val="24"/>
              </w:rPr>
              <w:t>education</w:t>
            </w:r>
          </w:p>
        </w:tc>
        <w:tc>
          <w:tcPr>
            <w:tcW w:w="789" w:type="pct"/>
          </w:tcPr>
          <w:p w14:paraId="529CD317"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102(2.33)</w:t>
            </w:r>
          </w:p>
        </w:tc>
        <w:tc>
          <w:tcPr>
            <w:tcW w:w="915" w:type="pct"/>
          </w:tcPr>
          <w:p w14:paraId="655B034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150(3.43)</w:t>
            </w:r>
          </w:p>
        </w:tc>
        <w:tc>
          <w:tcPr>
            <w:tcW w:w="810" w:type="pct"/>
          </w:tcPr>
          <w:p w14:paraId="6F9A9B07" w14:textId="77777777" w:rsidR="00C02A4C" w:rsidRPr="007042CA" w:rsidRDefault="00C02A4C" w:rsidP="00C756AF">
            <w:pPr>
              <w:rPr>
                <w:rFonts w:ascii="Times New Roman" w:hAnsi="Times New Roman" w:cs="Times New Roman"/>
              </w:rPr>
            </w:pPr>
            <w:r>
              <w:rPr>
                <w:rFonts w:ascii="Times New Roman" w:hAnsi="Times New Roman" w:cs="Times New Roman"/>
              </w:rPr>
              <w:t>252(5.77)</w:t>
            </w:r>
          </w:p>
        </w:tc>
        <w:tc>
          <w:tcPr>
            <w:tcW w:w="1042" w:type="pct"/>
          </w:tcPr>
          <w:p w14:paraId="193A57A0" w14:textId="77777777" w:rsidR="00C02A4C" w:rsidRPr="007042CA" w:rsidRDefault="00C02A4C" w:rsidP="00C756AF">
            <w:pPr>
              <w:rPr>
                <w:rFonts w:ascii="Times New Roman" w:hAnsi="Times New Roman" w:cs="Times New Roman"/>
                <w:szCs w:val="24"/>
              </w:rPr>
            </w:pPr>
          </w:p>
        </w:tc>
      </w:tr>
      <w:tr w:rsidR="00C02A4C" w:rsidRPr="007042CA" w14:paraId="516D2D0A" w14:textId="77777777" w:rsidTr="00C756AF">
        <w:trPr>
          <w:jc w:val="center"/>
        </w:trPr>
        <w:tc>
          <w:tcPr>
            <w:tcW w:w="1444" w:type="pct"/>
          </w:tcPr>
          <w:p w14:paraId="37C2D8DA"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Primary Complete</w:t>
            </w:r>
          </w:p>
        </w:tc>
        <w:tc>
          <w:tcPr>
            <w:tcW w:w="789" w:type="pct"/>
          </w:tcPr>
          <w:p w14:paraId="4906035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429(9.82)</w:t>
            </w:r>
          </w:p>
        </w:tc>
        <w:tc>
          <w:tcPr>
            <w:tcW w:w="915" w:type="pct"/>
          </w:tcPr>
          <w:p w14:paraId="06BA8915"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413(9.45)</w:t>
            </w:r>
          </w:p>
        </w:tc>
        <w:tc>
          <w:tcPr>
            <w:tcW w:w="810" w:type="pct"/>
          </w:tcPr>
          <w:p w14:paraId="3D299CC2" w14:textId="77777777" w:rsidR="00C02A4C" w:rsidRPr="007042CA" w:rsidRDefault="00C02A4C" w:rsidP="00C756AF">
            <w:pPr>
              <w:rPr>
                <w:rFonts w:ascii="Times New Roman" w:hAnsi="Times New Roman" w:cs="Times New Roman"/>
              </w:rPr>
            </w:pPr>
            <w:r>
              <w:rPr>
                <w:rFonts w:ascii="Times New Roman" w:hAnsi="Times New Roman" w:cs="Times New Roman"/>
              </w:rPr>
              <w:t>842(19.27)</w:t>
            </w:r>
          </w:p>
        </w:tc>
        <w:tc>
          <w:tcPr>
            <w:tcW w:w="1042" w:type="pct"/>
          </w:tcPr>
          <w:p w14:paraId="006F85D0" w14:textId="77777777" w:rsidR="00C02A4C" w:rsidRPr="007042CA" w:rsidRDefault="00C02A4C" w:rsidP="00C756AF">
            <w:pPr>
              <w:rPr>
                <w:rFonts w:ascii="Times New Roman" w:hAnsi="Times New Roman" w:cs="Times New Roman"/>
                <w:szCs w:val="24"/>
              </w:rPr>
            </w:pPr>
          </w:p>
        </w:tc>
      </w:tr>
      <w:tr w:rsidR="00C02A4C" w:rsidRPr="007042CA" w14:paraId="7E998A7F" w14:textId="77777777" w:rsidTr="00C756AF">
        <w:trPr>
          <w:jc w:val="center"/>
        </w:trPr>
        <w:tc>
          <w:tcPr>
            <w:tcW w:w="1444" w:type="pct"/>
          </w:tcPr>
          <w:p w14:paraId="6465C67A" w14:textId="77777777" w:rsidR="00C02A4C" w:rsidRDefault="00C02A4C" w:rsidP="00C756AF">
            <w:pPr>
              <w:rPr>
                <w:rFonts w:ascii="Times New Roman" w:hAnsi="Times New Roman" w:cs="Times New Roman"/>
              </w:rPr>
            </w:pPr>
            <w:r>
              <w:rPr>
                <w:rFonts w:ascii="Times New Roman" w:hAnsi="Times New Roman" w:cs="Times New Roman"/>
              </w:rPr>
              <w:t>Above Secondary</w:t>
            </w:r>
          </w:p>
        </w:tc>
        <w:tc>
          <w:tcPr>
            <w:tcW w:w="789" w:type="pct"/>
          </w:tcPr>
          <w:p w14:paraId="2F7C2690" w14:textId="77777777" w:rsidR="00C02A4C" w:rsidRPr="007042CA" w:rsidRDefault="00C02A4C" w:rsidP="00C756AF">
            <w:pPr>
              <w:rPr>
                <w:rFonts w:ascii="Times New Roman" w:hAnsi="Times New Roman" w:cs="Times New Roman"/>
              </w:rPr>
            </w:pPr>
            <w:r>
              <w:rPr>
                <w:rFonts w:ascii="Times New Roman" w:hAnsi="Times New Roman" w:cs="Times New Roman"/>
              </w:rPr>
              <w:t>2,036(46.59)</w:t>
            </w:r>
          </w:p>
        </w:tc>
        <w:tc>
          <w:tcPr>
            <w:tcW w:w="915" w:type="pct"/>
          </w:tcPr>
          <w:p w14:paraId="48E03FE6" w14:textId="77777777" w:rsidR="00C02A4C" w:rsidRPr="007042CA" w:rsidRDefault="00C02A4C" w:rsidP="00C756AF">
            <w:pPr>
              <w:rPr>
                <w:rFonts w:ascii="Times New Roman" w:hAnsi="Times New Roman" w:cs="Times New Roman"/>
              </w:rPr>
            </w:pPr>
            <w:r>
              <w:rPr>
                <w:rFonts w:ascii="Times New Roman" w:hAnsi="Times New Roman" w:cs="Times New Roman"/>
              </w:rPr>
              <w:t>1,240(28.38)</w:t>
            </w:r>
          </w:p>
        </w:tc>
        <w:tc>
          <w:tcPr>
            <w:tcW w:w="810" w:type="pct"/>
          </w:tcPr>
          <w:p w14:paraId="5E002F5F" w14:textId="77777777" w:rsidR="00C02A4C" w:rsidRPr="007042CA" w:rsidRDefault="00C02A4C" w:rsidP="00C756AF">
            <w:pPr>
              <w:rPr>
                <w:rFonts w:ascii="Times New Roman" w:hAnsi="Times New Roman" w:cs="Times New Roman"/>
              </w:rPr>
            </w:pPr>
            <w:r>
              <w:rPr>
                <w:rFonts w:ascii="Times New Roman" w:hAnsi="Times New Roman" w:cs="Times New Roman"/>
              </w:rPr>
              <w:t>3,276(74.97)</w:t>
            </w:r>
          </w:p>
        </w:tc>
        <w:tc>
          <w:tcPr>
            <w:tcW w:w="1042" w:type="pct"/>
          </w:tcPr>
          <w:p w14:paraId="48264107" w14:textId="77777777" w:rsidR="00C02A4C" w:rsidRPr="007042CA" w:rsidRDefault="00C02A4C" w:rsidP="00C756AF">
            <w:pPr>
              <w:rPr>
                <w:rFonts w:ascii="Times New Roman" w:hAnsi="Times New Roman" w:cs="Times New Roman"/>
              </w:rPr>
            </w:pPr>
          </w:p>
        </w:tc>
      </w:tr>
      <w:tr w:rsidR="00C02A4C" w:rsidRPr="007042CA" w14:paraId="50CEA302" w14:textId="77777777" w:rsidTr="00C756AF">
        <w:trPr>
          <w:jc w:val="center"/>
        </w:trPr>
        <w:tc>
          <w:tcPr>
            <w:tcW w:w="1444" w:type="pct"/>
          </w:tcPr>
          <w:p w14:paraId="63632BFC" w14:textId="77777777" w:rsidR="00C02A4C" w:rsidRPr="00B607C1" w:rsidRDefault="00C02A4C" w:rsidP="00C756AF">
            <w:pPr>
              <w:rPr>
                <w:rFonts w:ascii="Times New Roman" w:hAnsi="Times New Roman" w:cs="Times New Roman"/>
                <w:b/>
                <w:bCs/>
              </w:rPr>
            </w:pPr>
            <w:r w:rsidRPr="00B607C1">
              <w:rPr>
                <w:rFonts w:ascii="Times New Roman" w:hAnsi="Times New Roman" w:cs="Times New Roman"/>
                <w:b/>
                <w:bCs/>
              </w:rPr>
              <w:t>Maternal Employment</w:t>
            </w:r>
          </w:p>
        </w:tc>
        <w:tc>
          <w:tcPr>
            <w:tcW w:w="789" w:type="pct"/>
          </w:tcPr>
          <w:p w14:paraId="6E9B5A81" w14:textId="77777777" w:rsidR="00C02A4C" w:rsidRDefault="00C02A4C" w:rsidP="00C756AF">
            <w:pPr>
              <w:rPr>
                <w:rFonts w:ascii="Times New Roman" w:hAnsi="Times New Roman" w:cs="Times New Roman"/>
              </w:rPr>
            </w:pPr>
          </w:p>
        </w:tc>
        <w:tc>
          <w:tcPr>
            <w:tcW w:w="915" w:type="pct"/>
          </w:tcPr>
          <w:p w14:paraId="58EBFFA6" w14:textId="77777777" w:rsidR="00C02A4C" w:rsidRDefault="00C02A4C" w:rsidP="00C756AF">
            <w:pPr>
              <w:rPr>
                <w:rFonts w:ascii="Times New Roman" w:hAnsi="Times New Roman" w:cs="Times New Roman"/>
              </w:rPr>
            </w:pPr>
          </w:p>
        </w:tc>
        <w:tc>
          <w:tcPr>
            <w:tcW w:w="810" w:type="pct"/>
          </w:tcPr>
          <w:p w14:paraId="70BB55A6" w14:textId="77777777" w:rsidR="00C02A4C" w:rsidRPr="007042CA" w:rsidRDefault="00C02A4C" w:rsidP="00C756AF">
            <w:pPr>
              <w:rPr>
                <w:rFonts w:ascii="Times New Roman" w:hAnsi="Times New Roman" w:cs="Times New Roman"/>
              </w:rPr>
            </w:pPr>
          </w:p>
        </w:tc>
        <w:tc>
          <w:tcPr>
            <w:tcW w:w="1042" w:type="pct"/>
          </w:tcPr>
          <w:p w14:paraId="5DD1B30B" w14:textId="77777777" w:rsidR="00C02A4C" w:rsidRPr="007042CA" w:rsidRDefault="00C02A4C" w:rsidP="00C756AF">
            <w:pPr>
              <w:rPr>
                <w:rFonts w:ascii="Times New Roman" w:hAnsi="Times New Roman" w:cs="Times New Roman"/>
              </w:rPr>
            </w:pPr>
            <w:r w:rsidRPr="00B607C1">
              <w:rPr>
                <w:rFonts w:ascii="Times New Roman" w:hAnsi="Times New Roman" w:cs="Times New Roman"/>
              </w:rPr>
              <w:t xml:space="preserve">0.0267 </w:t>
            </w:r>
            <w:r>
              <w:rPr>
                <w:rFonts w:ascii="Times New Roman" w:hAnsi="Times New Roman" w:cs="Times New Roman"/>
              </w:rPr>
              <w:t>(0.870)</w:t>
            </w:r>
          </w:p>
        </w:tc>
      </w:tr>
      <w:tr w:rsidR="00C02A4C" w:rsidRPr="007042CA" w14:paraId="3AEC196F" w14:textId="77777777" w:rsidTr="00C756AF">
        <w:trPr>
          <w:jc w:val="center"/>
        </w:trPr>
        <w:tc>
          <w:tcPr>
            <w:tcW w:w="1444" w:type="pct"/>
          </w:tcPr>
          <w:p w14:paraId="225060CA" w14:textId="77777777" w:rsidR="00C02A4C" w:rsidRDefault="00C02A4C" w:rsidP="00C756AF">
            <w:pPr>
              <w:rPr>
                <w:rFonts w:ascii="Times New Roman" w:hAnsi="Times New Roman" w:cs="Times New Roman"/>
              </w:rPr>
            </w:pPr>
            <w:r>
              <w:rPr>
                <w:rFonts w:ascii="Times New Roman" w:hAnsi="Times New Roman" w:cs="Times New Roman"/>
              </w:rPr>
              <w:t>Not Working</w:t>
            </w:r>
          </w:p>
        </w:tc>
        <w:tc>
          <w:tcPr>
            <w:tcW w:w="789" w:type="pct"/>
          </w:tcPr>
          <w:p w14:paraId="009DEFCA" w14:textId="77777777" w:rsidR="00C02A4C" w:rsidRDefault="00C02A4C" w:rsidP="00C756AF">
            <w:pPr>
              <w:rPr>
                <w:rFonts w:ascii="Times New Roman" w:hAnsi="Times New Roman" w:cs="Times New Roman"/>
              </w:rPr>
            </w:pPr>
            <w:r>
              <w:rPr>
                <w:rFonts w:ascii="Times New Roman" w:hAnsi="Times New Roman" w:cs="Times New Roman"/>
              </w:rPr>
              <w:t>2,025(46.34)</w:t>
            </w:r>
          </w:p>
        </w:tc>
        <w:tc>
          <w:tcPr>
            <w:tcW w:w="915" w:type="pct"/>
          </w:tcPr>
          <w:p w14:paraId="4604DA05" w14:textId="77777777" w:rsidR="00C02A4C" w:rsidRDefault="00C02A4C" w:rsidP="00C756AF">
            <w:pPr>
              <w:rPr>
                <w:rFonts w:ascii="Times New Roman" w:hAnsi="Times New Roman" w:cs="Times New Roman"/>
              </w:rPr>
            </w:pPr>
            <w:r>
              <w:rPr>
                <w:rFonts w:ascii="Times New Roman" w:hAnsi="Times New Roman" w:cs="Times New Roman"/>
              </w:rPr>
              <w:t>1,426(32.63)</w:t>
            </w:r>
          </w:p>
        </w:tc>
        <w:tc>
          <w:tcPr>
            <w:tcW w:w="810" w:type="pct"/>
          </w:tcPr>
          <w:p w14:paraId="432CD027" w14:textId="77777777" w:rsidR="00C02A4C" w:rsidRPr="007042CA" w:rsidRDefault="00C02A4C" w:rsidP="00C756AF">
            <w:pPr>
              <w:rPr>
                <w:rFonts w:ascii="Times New Roman" w:hAnsi="Times New Roman" w:cs="Times New Roman"/>
              </w:rPr>
            </w:pPr>
            <w:r>
              <w:rPr>
                <w:rFonts w:ascii="Times New Roman" w:hAnsi="Times New Roman" w:cs="Times New Roman"/>
              </w:rPr>
              <w:t>3,451(78.97)</w:t>
            </w:r>
          </w:p>
        </w:tc>
        <w:tc>
          <w:tcPr>
            <w:tcW w:w="1042" w:type="pct"/>
          </w:tcPr>
          <w:p w14:paraId="293A4169" w14:textId="77777777" w:rsidR="00C02A4C" w:rsidRPr="007042CA" w:rsidRDefault="00C02A4C" w:rsidP="00C756AF">
            <w:pPr>
              <w:rPr>
                <w:rFonts w:ascii="Times New Roman" w:hAnsi="Times New Roman" w:cs="Times New Roman"/>
              </w:rPr>
            </w:pPr>
          </w:p>
        </w:tc>
      </w:tr>
      <w:tr w:rsidR="00C02A4C" w:rsidRPr="007042CA" w14:paraId="309E8E01" w14:textId="77777777" w:rsidTr="00C756AF">
        <w:trPr>
          <w:jc w:val="center"/>
        </w:trPr>
        <w:tc>
          <w:tcPr>
            <w:tcW w:w="1444" w:type="pct"/>
          </w:tcPr>
          <w:p w14:paraId="0E988B52" w14:textId="77777777" w:rsidR="00C02A4C" w:rsidRDefault="00C02A4C" w:rsidP="00C756AF">
            <w:pPr>
              <w:rPr>
                <w:rFonts w:ascii="Times New Roman" w:hAnsi="Times New Roman" w:cs="Times New Roman"/>
              </w:rPr>
            </w:pPr>
            <w:r>
              <w:rPr>
                <w:rFonts w:ascii="Times New Roman" w:hAnsi="Times New Roman" w:cs="Times New Roman"/>
              </w:rPr>
              <w:t>Currently working</w:t>
            </w:r>
          </w:p>
        </w:tc>
        <w:tc>
          <w:tcPr>
            <w:tcW w:w="789" w:type="pct"/>
          </w:tcPr>
          <w:p w14:paraId="0D259405" w14:textId="77777777" w:rsidR="00C02A4C" w:rsidRDefault="00C02A4C" w:rsidP="00C756AF">
            <w:pPr>
              <w:rPr>
                <w:rFonts w:ascii="Times New Roman" w:hAnsi="Times New Roman" w:cs="Times New Roman"/>
              </w:rPr>
            </w:pPr>
            <w:r>
              <w:rPr>
                <w:rFonts w:ascii="Times New Roman" w:hAnsi="Times New Roman" w:cs="Times New Roman"/>
              </w:rPr>
              <w:t>542(12.40)</w:t>
            </w:r>
          </w:p>
        </w:tc>
        <w:tc>
          <w:tcPr>
            <w:tcW w:w="915" w:type="pct"/>
          </w:tcPr>
          <w:p w14:paraId="75AC4560" w14:textId="77777777" w:rsidR="00C02A4C" w:rsidRDefault="00C02A4C" w:rsidP="00C756AF">
            <w:pPr>
              <w:rPr>
                <w:rFonts w:ascii="Times New Roman" w:hAnsi="Times New Roman" w:cs="Times New Roman"/>
              </w:rPr>
            </w:pPr>
            <w:r>
              <w:rPr>
                <w:rFonts w:ascii="Times New Roman" w:hAnsi="Times New Roman" w:cs="Times New Roman"/>
              </w:rPr>
              <w:t>377(8.63)</w:t>
            </w:r>
          </w:p>
        </w:tc>
        <w:tc>
          <w:tcPr>
            <w:tcW w:w="810" w:type="pct"/>
          </w:tcPr>
          <w:p w14:paraId="6CEE719A" w14:textId="77777777" w:rsidR="00C02A4C" w:rsidRPr="007042CA" w:rsidRDefault="00C02A4C" w:rsidP="00C756AF">
            <w:pPr>
              <w:rPr>
                <w:rFonts w:ascii="Times New Roman" w:hAnsi="Times New Roman" w:cs="Times New Roman"/>
              </w:rPr>
            </w:pPr>
            <w:r>
              <w:rPr>
                <w:rFonts w:ascii="Times New Roman" w:hAnsi="Times New Roman" w:cs="Times New Roman"/>
              </w:rPr>
              <w:t>919(21.03)</w:t>
            </w:r>
          </w:p>
        </w:tc>
        <w:tc>
          <w:tcPr>
            <w:tcW w:w="1042" w:type="pct"/>
          </w:tcPr>
          <w:p w14:paraId="1289195C" w14:textId="77777777" w:rsidR="00C02A4C" w:rsidRPr="007042CA" w:rsidRDefault="00C02A4C" w:rsidP="00C756AF">
            <w:pPr>
              <w:rPr>
                <w:rFonts w:ascii="Times New Roman" w:hAnsi="Times New Roman" w:cs="Times New Roman"/>
              </w:rPr>
            </w:pPr>
          </w:p>
        </w:tc>
      </w:tr>
      <w:tr w:rsidR="00C02A4C" w:rsidRPr="007042CA" w14:paraId="56211FAC" w14:textId="77777777" w:rsidTr="00C756AF">
        <w:trPr>
          <w:jc w:val="center"/>
        </w:trPr>
        <w:tc>
          <w:tcPr>
            <w:tcW w:w="1444" w:type="pct"/>
          </w:tcPr>
          <w:p w14:paraId="4DBA7CF3" w14:textId="77777777" w:rsidR="00C02A4C" w:rsidRPr="00B607C1" w:rsidRDefault="00C02A4C" w:rsidP="00C756AF">
            <w:pPr>
              <w:rPr>
                <w:rFonts w:ascii="Times New Roman" w:hAnsi="Times New Roman" w:cs="Times New Roman"/>
                <w:b/>
                <w:bCs/>
              </w:rPr>
            </w:pPr>
            <w:r w:rsidRPr="00B607C1">
              <w:rPr>
                <w:rFonts w:ascii="Times New Roman" w:hAnsi="Times New Roman" w:cs="Times New Roman"/>
                <w:b/>
                <w:bCs/>
              </w:rPr>
              <w:t>Age at first Birth</w:t>
            </w:r>
          </w:p>
        </w:tc>
        <w:tc>
          <w:tcPr>
            <w:tcW w:w="789" w:type="pct"/>
          </w:tcPr>
          <w:p w14:paraId="06586626" w14:textId="77777777" w:rsidR="00C02A4C" w:rsidRDefault="00C02A4C" w:rsidP="00C756AF">
            <w:pPr>
              <w:rPr>
                <w:rFonts w:ascii="Times New Roman" w:hAnsi="Times New Roman" w:cs="Times New Roman"/>
              </w:rPr>
            </w:pPr>
          </w:p>
        </w:tc>
        <w:tc>
          <w:tcPr>
            <w:tcW w:w="915" w:type="pct"/>
          </w:tcPr>
          <w:p w14:paraId="08537A8D" w14:textId="77777777" w:rsidR="00C02A4C" w:rsidRDefault="00C02A4C" w:rsidP="00C756AF">
            <w:pPr>
              <w:rPr>
                <w:rFonts w:ascii="Times New Roman" w:hAnsi="Times New Roman" w:cs="Times New Roman"/>
              </w:rPr>
            </w:pPr>
          </w:p>
        </w:tc>
        <w:tc>
          <w:tcPr>
            <w:tcW w:w="810" w:type="pct"/>
          </w:tcPr>
          <w:p w14:paraId="0591364A" w14:textId="77777777" w:rsidR="00C02A4C" w:rsidRDefault="00C02A4C" w:rsidP="00C756AF">
            <w:pPr>
              <w:rPr>
                <w:rFonts w:ascii="Times New Roman" w:hAnsi="Times New Roman" w:cs="Times New Roman"/>
              </w:rPr>
            </w:pPr>
          </w:p>
        </w:tc>
        <w:tc>
          <w:tcPr>
            <w:tcW w:w="1042" w:type="pct"/>
          </w:tcPr>
          <w:p w14:paraId="2EDC57CD" w14:textId="77777777" w:rsidR="00C02A4C" w:rsidRPr="007042CA" w:rsidRDefault="00C02A4C" w:rsidP="00C756AF">
            <w:pPr>
              <w:rPr>
                <w:rFonts w:ascii="Times New Roman" w:hAnsi="Times New Roman" w:cs="Times New Roman"/>
              </w:rPr>
            </w:pPr>
            <w:r>
              <w:rPr>
                <w:rFonts w:ascii="Times New Roman" w:hAnsi="Times New Roman" w:cs="Times New Roman"/>
              </w:rPr>
              <w:t>413.5423(</w:t>
            </w:r>
            <w:r w:rsidRPr="00B607C1">
              <w:rPr>
                <w:rFonts w:ascii="Times New Roman" w:hAnsi="Times New Roman" w:cs="Times New Roman"/>
                <w:b/>
                <w:bCs/>
              </w:rPr>
              <w:t>&lt;0.001</w:t>
            </w:r>
            <w:r>
              <w:rPr>
                <w:rFonts w:ascii="Times New Roman" w:hAnsi="Times New Roman" w:cs="Times New Roman"/>
              </w:rPr>
              <w:t>)</w:t>
            </w:r>
          </w:p>
        </w:tc>
      </w:tr>
      <w:tr w:rsidR="00C02A4C" w:rsidRPr="007042CA" w14:paraId="303DACBB" w14:textId="77777777" w:rsidTr="00C756AF">
        <w:trPr>
          <w:jc w:val="center"/>
        </w:trPr>
        <w:tc>
          <w:tcPr>
            <w:tcW w:w="1444" w:type="pct"/>
          </w:tcPr>
          <w:p w14:paraId="4FC8FF45" w14:textId="77777777" w:rsidR="00C02A4C" w:rsidRDefault="00C02A4C" w:rsidP="00C756AF">
            <w:pPr>
              <w:rPr>
                <w:rFonts w:ascii="Times New Roman" w:hAnsi="Times New Roman" w:cs="Times New Roman"/>
              </w:rPr>
            </w:pPr>
            <w:r>
              <w:rPr>
                <w:rFonts w:ascii="Times New Roman" w:hAnsi="Times New Roman" w:cs="Times New Roman"/>
              </w:rPr>
              <w:t>(10-17) Early</w:t>
            </w:r>
          </w:p>
        </w:tc>
        <w:tc>
          <w:tcPr>
            <w:tcW w:w="789" w:type="pct"/>
          </w:tcPr>
          <w:p w14:paraId="6CF5E895" w14:textId="77777777" w:rsidR="00C02A4C" w:rsidRDefault="00C02A4C" w:rsidP="00C756AF">
            <w:pPr>
              <w:rPr>
                <w:rFonts w:ascii="Times New Roman" w:hAnsi="Times New Roman" w:cs="Times New Roman"/>
              </w:rPr>
            </w:pPr>
            <w:r w:rsidRPr="00B607C1">
              <w:rPr>
                <w:rFonts w:ascii="Times New Roman" w:hAnsi="Times New Roman" w:cs="Times New Roman"/>
              </w:rPr>
              <w:t xml:space="preserve">478 </w:t>
            </w:r>
            <w:r>
              <w:rPr>
                <w:rFonts w:ascii="Times New Roman" w:hAnsi="Times New Roman" w:cs="Times New Roman"/>
              </w:rPr>
              <w:t>(</w:t>
            </w:r>
            <w:r w:rsidRPr="00B607C1">
              <w:rPr>
                <w:rFonts w:ascii="Times New Roman" w:hAnsi="Times New Roman" w:cs="Times New Roman"/>
              </w:rPr>
              <w:t>10.94)</w:t>
            </w:r>
          </w:p>
        </w:tc>
        <w:tc>
          <w:tcPr>
            <w:tcW w:w="915" w:type="pct"/>
          </w:tcPr>
          <w:p w14:paraId="30E89943" w14:textId="77777777" w:rsidR="00C02A4C" w:rsidRDefault="00C02A4C" w:rsidP="00C756AF">
            <w:pPr>
              <w:rPr>
                <w:rFonts w:ascii="Times New Roman" w:hAnsi="Times New Roman" w:cs="Times New Roman"/>
              </w:rPr>
            </w:pPr>
            <w:r>
              <w:rPr>
                <w:rFonts w:ascii="Times New Roman" w:hAnsi="Times New Roman" w:cs="Times New Roman"/>
              </w:rPr>
              <w:t>609(13.94)</w:t>
            </w:r>
          </w:p>
        </w:tc>
        <w:tc>
          <w:tcPr>
            <w:tcW w:w="810" w:type="pct"/>
          </w:tcPr>
          <w:p w14:paraId="664C6000" w14:textId="77777777" w:rsidR="00C02A4C" w:rsidRDefault="00C02A4C" w:rsidP="00C756AF">
            <w:pPr>
              <w:rPr>
                <w:rFonts w:ascii="Times New Roman" w:hAnsi="Times New Roman" w:cs="Times New Roman"/>
              </w:rPr>
            </w:pPr>
            <w:r>
              <w:rPr>
                <w:rFonts w:ascii="Times New Roman" w:hAnsi="Times New Roman" w:cs="Times New Roman"/>
              </w:rPr>
              <w:t>1,087(24.87)</w:t>
            </w:r>
          </w:p>
        </w:tc>
        <w:tc>
          <w:tcPr>
            <w:tcW w:w="1042" w:type="pct"/>
          </w:tcPr>
          <w:p w14:paraId="1B0BD6D7" w14:textId="77777777" w:rsidR="00C02A4C" w:rsidRPr="007042CA" w:rsidRDefault="00C02A4C" w:rsidP="00C756AF">
            <w:pPr>
              <w:rPr>
                <w:rFonts w:ascii="Times New Roman" w:hAnsi="Times New Roman" w:cs="Times New Roman"/>
              </w:rPr>
            </w:pPr>
          </w:p>
        </w:tc>
      </w:tr>
      <w:tr w:rsidR="00C02A4C" w:rsidRPr="007042CA" w14:paraId="03722E4A" w14:textId="77777777" w:rsidTr="00C756AF">
        <w:trPr>
          <w:jc w:val="center"/>
        </w:trPr>
        <w:tc>
          <w:tcPr>
            <w:tcW w:w="1444" w:type="pct"/>
          </w:tcPr>
          <w:p w14:paraId="4918455E" w14:textId="77777777" w:rsidR="00C02A4C" w:rsidRDefault="00C02A4C" w:rsidP="00C756AF">
            <w:pPr>
              <w:rPr>
                <w:rFonts w:ascii="Times New Roman" w:hAnsi="Times New Roman" w:cs="Times New Roman"/>
              </w:rPr>
            </w:pPr>
            <w:r>
              <w:rPr>
                <w:rFonts w:ascii="Times New Roman" w:hAnsi="Times New Roman" w:cs="Times New Roman"/>
              </w:rPr>
              <w:t>(18-24) Normal</w:t>
            </w:r>
          </w:p>
        </w:tc>
        <w:tc>
          <w:tcPr>
            <w:tcW w:w="789" w:type="pct"/>
          </w:tcPr>
          <w:p w14:paraId="432A1345" w14:textId="77777777" w:rsidR="00C02A4C" w:rsidRDefault="00C02A4C" w:rsidP="00C756AF">
            <w:pPr>
              <w:rPr>
                <w:rFonts w:ascii="Times New Roman" w:hAnsi="Times New Roman" w:cs="Times New Roman"/>
              </w:rPr>
            </w:pPr>
            <w:r w:rsidRPr="00B607C1">
              <w:rPr>
                <w:rFonts w:ascii="Times New Roman" w:hAnsi="Times New Roman" w:cs="Times New Roman"/>
              </w:rPr>
              <w:t xml:space="preserve"> 964 </w:t>
            </w:r>
            <w:r>
              <w:rPr>
                <w:rFonts w:ascii="Times New Roman" w:hAnsi="Times New Roman" w:cs="Times New Roman"/>
              </w:rPr>
              <w:t>(</w:t>
            </w:r>
            <w:r w:rsidRPr="00B607C1">
              <w:rPr>
                <w:rFonts w:ascii="Times New Roman" w:hAnsi="Times New Roman" w:cs="Times New Roman"/>
              </w:rPr>
              <w:t>22.06</w:t>
            </w:r>
            <w:r>
              <w:rPr>
                <w:rFonts w:ascii="Times New Roman" w:hAnsi="Times New Roman" w:cs="Times New Roman"/>
              </w:rPr>
              <w:t>)</w:t>
            </w:r>
            <w:r w:rsidRPr="00B607C1">
              <w:rPr>
                <w:rFonts w:ascii="Times New Roman" w:hAnsi="Times New Roman" w:cs="Times New Roman"/>
              </w:rPr>
              <w:t xml:space="preserve"> </w:t>
            </w:r>
          </w:p>
        </w:tc>
        <w:tc>
          <w:tcPr>
            <w:tcW w:w="915" w:type="pct"/>
          </w:tcPr>
          <w:p w14:paraId="40321C07" w14:textId="77777777" w:rsidR="00C02A4C" w:rsidRDefault="00C02A4C" w:rsidP="00C756AF">
            <w:pPr>
              <w:rPr>
                <w:rFonts w:ascii="Times New Roman" w:hAnsi="Times New Roman" w:cs="Times New Roman"/>
              </w:rPr>
            </w:pPr>
            <w:r>
              <w:rPr>
                <w:rFonts w:ascii="Times New Roman" w:hAnsi="Times New Roman" w:cs="Times New Roman"/>
              </w:rPr>
              <w:t>920(21.05)</w:t>
            </w:r>
          </w:p>
        </w:tc>
        <w:tc>
          <w:tcPr>
            <w:tcW w:w="810" w:type="pct"/>
          </w:tcPr>
          <w:p w14:paraId="5D6A09D7" w14:textId="77777777" w:rsidR="00C02A4C" w:rsidRDefault="00C02A4C" w:rsidP="00C756AF">
            <w:pPr>
              <w:rPr>
                <w:rFonts w:ascii="Times New Roman" w:hAnsi="Times New Roman" w:cs="Times New Roman"/>
              </w:rPr>
            </w:pPr>
            <w:r>
              <w:rPr>
                <w:rFonts w:ascii="Times New Roman" w:hAnsi="Times New Roman" w:cs="Times New Roman"/>
              </w:rPr>
              <w:t>1,884(43.11)</w:t>
            </w:r>
          </w:p>
        </w:tc>
        <w:tc>
          <w:tcPr>
            <w:tcW w:w="1042" w:type="pct"/>
          </w:tcPr>
          <w:p w14:paraId="48085A04" w14:textId="77777777" w:rsidR="00C02A4C" w:rsidRPr="007042CA" w:rsidRDefault="00C02A4C" w:rsidP="00C756AF">
            <w:pPr>
              <w:rPr>
                <w:rFonts w:ascii="Times New Roman" w:hAnsi="Times New Roman" w:cs="Times New Roman"/>
              </w:rPr>
            </w:pPr>
          </w:p>
        </w:tc>
      </w:tr>
      <w:tr w:rsidR="00C02A4C" w:rsidRPr="007042CA" w14:paraId="15F6AF1C" w14:textId="77777777" w:rsidTr="00C756AF">
        <w:trPr>
          <w:jc w:val="center"/>
        </w:trPr>
        <w:tc>
          <w:tcPr>
            <w:tcW w:w="1444" w:type="pct"/>
          </w:tcPr>
          <w:p w14:paraId="4E667066" w14:textId="77777777" w:rsidR="00C02A4C" w:rsidRDefault="00C02A4C" w:rsidP="00C756AF">
            <w:pPr>
              <w:rPr>
                <w:rFonts w:ascii="Times New Roman" w:hAnsi="Times New Roman" w:cs="Times New Roman"/>
              </w:rPr>
            </w:pPr>
            <w:r w:rsidRPr="00B607C1">
              <w:rPr>
                <w:rFonts w:ascii="Times New Roman" w:hAnsi="Times New Roman" w:cs="Times New Roman"/>
              </w:rPr>
              <w:lastRenderedPageBreak/>
              <w:t xml:space="preserve"> </w:t>
            </w:r>
            <w:r>
              <w:rPr>
                <w:rFonts w:ascii="Times New Roman" w:hAnsi="Times New Roman" w:cs="Times New Roman"/>
              </w:rPr>
              <w:t>(</w:t>
            </w:r>
            <w:r w:rsidRPr="00B607C1">
              <w:rPr>
                <w:rFonts w:ascii="Times New Roman" w:hAnsi="Times New Roman" w:cs="Times New Roman"/>
              </w:rPr>
              <w:t>≥25</w:t>
            </w:r>
            <w:r>
              <w:rPr>
                <w:rFonts w:ascii="Times New Roman" w:hAnsi="Times New Roman" w:cs="Times New Roman"/>
              </w:rPr>
              <w:t>) Late</w:t>
            </w:r>
          </w:p>
        </w:tc>
        <w:tc>
          <w:tcPr>
            <w:tcW w:w="789" w:type="pct"/>
          </w:tcPr>
          <w:p w14:paraId="4AF2D6A4" w14:textId="77777777" w:rsidR="00C02A4C" w:rsidRDefault="00C02A4C" w:rsidP="00C756AF">
            <w:pPr>
              <w:rPr>
                <w:rFonts w:ascii="Times New Roman" w:hAnsi="Times New Roman" w:cs="Times New Roman"/>
              </w:rPr>
            </w:pPr>
            <w:r w:rsidRPr="00B607C1">
              <w:rPr>
                <w:rFonts w:ascii="Times New Roman" w:hAnsi="Times New Roman" w:cs="Times New Roman"/>
              </w:rPr>
              <w:t xml:space="preserve"> 1,125</w:t>
            </w:r>
            <w:r>
              <w:rPr>
                <w:rFonts w:ascii="Times New Roman" w:hAnsi="Times New Roman" w:cs="Times New Roman"/>
              </w:rPr>
              <w:t>(25.74)</w:t>
            </w:r>
          </w:p>
        </w:tc>
        <w:tc>
          <w:tcPr>
            <w:tcW w:w="915" w:type="pct"/>
          </w:tcPr>
          <w:p w14:paraId="61212665" w14:textId="77777777" w:rsidR="00C02A4C" w:rsidRDefault="00C02A4C" w:rsidP="00C756AF">
            <w:pPr>
              <w:rPr>
                <w:rFonts w:ascii="Times New Roman" w:hAnsi="Times New Roman" w:cs="Times New Roman"/>
              </w:rPr>
            </w:pPr>
            <w:r>
              <w:rPr>
                <w:rFonts w:ascii="Times New Roman" w:hAnsi="Times New Roman" w:cs="Times New Roman"/>
              </w:rPr>
              <w:t>274(6.27)</w:t>
            </w:r>
          </w:p>
        </w:tc>
        <w:tc>
          <w:tcPr>
            <w:tcW w:w="810" w:type="pct"/>
          </w:tcPr>
          <w:p w14:paraId="4FCAE235" w14:textId="77777777" w:rsidR="00C02A4C" w:rsidRDefault="00C02A4C" w:rsidP="00C756AF">
            <w:pPr>
              <w:rPr>
                <w:rFonts w:ascii="Times New Roman" w:hAnsi="Times New Roman" w:cs="Times New Roman"/>
              </w:rPr>
            </w:pPr>
            <w:r>
              <w:rPr>
                <w:rFonts w:ascii="Times New Roman" w:hAnsi="Times New Roman" w:cs="Times New Roman"/>
              </w:rPr>
              <w:t>1,399(32.01)</w:t>
            </w:r>
          </w:p>
        </w:tc>
        <w:tc>
          <w:tcPr>
            <w:tcW w:w="1042" w:type="pct"/>
          </w:tcPr>
          <w:p w14:paraId="3554EC36" w14:textId="77777777" w:rsidR="00C02A4C" w:rsidRPr="007042CA" w:rsidRDefault="00C02A4C" w:rsidP="00C756AF">
            <w:pPr>
              <w:rPr>
                <w:rFonts w:ascii="Times New Roman" w:hAnsi="Times New Roman" w:cs="Times New Roman"/>
              </w:rPr>
            </w:pPr>
          </w:p>
        </w:tc>
      </w:tr>
      <w:tr w:rsidR="00C02A4C" w:rsidRPr="007042CA" w14:paraId="2B6A8C12" w14:textId="77777777" w:rsidTr="00C756AF">
        <w:trPr>
          <w:jc w:val="center"/>
        </w:trPr>
        <w:tc>
          <w:tcPr>
            <w:tcW w:w="1444" w:type="pct"/>
          </w:tcPr>
          <w:p w14:paraId="33A87055" w14:textId="77777777" w:rsidR="00C02A4C" w:rsidRPr="004952E3" w:rsidRDefault="00C02A4C" w:rsidP="00C756AF">
            <w:pPr>
              <w:rPr>
                <w:rFonts w:ascii="Times New Roman" w:hAnsi="Times New Roman" w:cs="Times New Roman"/>
                <w:b/>
                <w:bCs/>
              </w:rPr>
            </w:pPr>
            <w:r w:rsidRPr="004952E3">
              <w:rPr>
                <w:rFonts w:ascii="Times New Roman" w:hAnsi="Times New Roman" w:cs="Times New Roman"/>
                <w:b/>
                <w:bCs/>
              </w:rPr>
              <w:t>Contraception Decision</w:t>
            </w:r>
          </w:p>
        </w:tc>
        <w:tc>
          <w:tcPr>
            <w:tcW w:w="789" w:type="pct"/>
          </w:tcPr>
          <w:p w14:paraId="5FEA3854" w14:textId="77777777" w:rsidR="00C02A4C" w:rsidRPr="00B607C1" w:rsidRDefault="00C02A4C" w:rsidP="00C756AF">
            <w:pPr>
              <w:rPr>
                <w:rFonts w:ascii="Times New Roman" w:hAnsi="Times New Roman" w:cs="Times New Roman"/>
              </w:rPr>
            </w:pPr>
          </w:p>
        </w:tc>
        <w:tc>
          <w:tcPr>
            <w:tcW w:w="915" w:type="pct"/>
          </w:tcPr>
          <w:p w14:paraId="377FEB59" w14:textId="77777777" w:rsidR="00C02A4C" w:rsidRDefault="00C02A4C" w:rsidP="00C756AF">
            <w:pPr>
              <w:rPr>
                <w:rFonts w:ascii="Times New Roman" w:hAnsi="Times New Roman" w:cs="Times New Roman"/>
              </w:rPr>
            </w:pPr>
          </w:p>
        </w:tc>
        <w:tc>
          <w:tcPr>
            <w:tcW w:w="810" w:type="pct"/>
          </w:tcPr>
          <w:p w14:paraId="41748056" w14:textId="77777777" w:rsidR="00C02A4C" w:rsidRDefault="00C02A4C" w:rsidP="00C756AF">
            <w:pPr>
              <w:rPr>
                <w:rFonts w:ascii="Times New Roman" w:hAnsi="Times New Roman" w:cs="Times New Roman"/>
              </w:rPr>
            </w:pPr>
          </w:p>
        </w:tc>
        <w:tc>
          <w:tcPr>
            <w:tcW w:w="1042" w:type="pct"/>
          </w:tcPr>
          <w:p w14:paraId="2D6C3644" w14:textId="77777777" w:rsidR="00C02A4C" w:rsidRPr="007042CA" w:rsidRDefault="00C02A4C" w:rsidP="00C756AF">
            <w:pPr>
              <w:rPr>
                <w:rFonts w:ascii="Times New Roman" w:hAnsi="Times New Roman" w:cs="Times New Roman"/>
              </w:rPr>
            </w:pPr>
          </w:p>
        </w:tc>
      </w:tr>
      <w:tr w:rsidR="00C02A4C" w:rsidRPr="007042CA" w14:paraId="33983321" w14:textId="77777777" w:rsidTr="00C756AF">
        <w:trPr>
          <w:jc w:val="center"/>
        </w:trPr>
        <w:tc>
          <w:tcPr>
            <w:tcW w:w="1444" w:type="pct"/>
          </w:tcPr>
          <w:p w14:paraId="318C5F50" w14:textId="77777777" w:rsidR="00C02A4C" w:rsidRDefault="00C02A4C" w:rsidP="00C756AF">
            <w:pPr>
              <w:rPr>
                <w:rFonts w:ascii="Times New Roman" w:hAnsi="Times New Roman" w:cs="Times New Roman"/>
              </w:rPr>
            </w:pPr>
            <w:r w:rsidRPr="004952E3">
              <w:rPr>
                <w:rFonts w:ascii="Times New Roman" w:hAnsi="Times New Roman" w:cs="Times New Roman"/>
              </w:rPr>
              <w:t xml:space="preserve"> Not joint</w:t>
            </w:r>
          </w:p>
        </w:tc>
        <w:tc>
          <w:tcPr>
            <w:tcW w:w="789" w:type="pct"/>
          </w:tcPr>
          <w:p w14:paraId="7131528E" w14:textId="77777777" w:rsidR="00C02A4C" w:rsidRPr="00B607C1" w:rsidRDefault="00C02A4C" w:rsidP="00C756AF">
            <w:pPr>
              <w:rPr>
                <w:rFonts w:ascii="Times New Roman" w:hAnsi="Times New Roman" w:cs="Times New Roman"/>
              </w:rPr>
            </w:pPr>
            <w:r w:rsidRPr="004952E3">
              <w:rPr>
                <w:rFonts w:ascii="Times New Roman" w:hAnsi="Times New Roman" w:cs="Times New Roman"/>
              </w:rPr>
              <w:t xml:space="preserve"> 459</w:t>
            </w:r>
            <w:r>
              <w:rPr>
                <w:rFonts w:ascii="Times New Roman" w:hAnsi="Times New Roman" w:cs="Times New Roman"/>
              </w:rPr>
              <w:t>(10.50)</w:t>
            </w:r>
          </w:p>
        </w:tc>
        <w:tc>
          <w:tcPr>
            <w:tcW w:w="915" w:type="pct"/>
          </w:tcPr>
          <w:p w14:paraId="0C391144" w14:textId="77777777" w:rsidR="00C02A4C" w:rsidRDefault="00C02A4C" w:rsidP="00C756AF">
            <w:pPr>
              <w:rPr>
                <w:rFonts w:ascii="Times New Roman" w:hAnsi="Times New Roman" w:cs="Times New Roman"/>
              </w:rPr>
            </w:pPr>
            <w:r>
              <w:rPr>
                <w:rFonts w:ascii="Times New Roman" w:hAnsi="Times New Roman" w:cs="Times New Roman"/>
              </w:rPr>
              <w:t>444(10.16)</w:t>
            </w:r>
          </w:p>
        </w:tc>
        <w:tc>
          <w:tcPr>
            <w:tcW w:w="810" w:type="pct"/>
          </w:tcPr>
          <w:p w14:paraId="045824F7" w14:textId="77777777" w:rsidR="00C02A4C" w:rsidRDefault="00C02A4C" w:rsidP="00C756AF">
            <w:pPr>
              <w:rPr>
                <w:rFonts w:ascii="Times New Roman" w:hAnsi="Times New Roman" w:cs="Times New Roman"/>
              </w:rPr>
            </w:pPr>
            <w:r>
              <w:rPr>
                <w:rFonts w:ascii="Times New Roman" w:hAnsi="Times New Roman" w:cs="Times New Roman"/>
              </w:rPr>
              <w:t>903(20.66)</w:t>
            </w:r>
          </w:p>
        </w:tc>
        <w:tc>
          <w:tcPr>
            <w:tcW w:w="1042" w:type="pct"/>
          </w:tcPr>
          <w:p w14:paraId="448EC13E" w14:textId="77777777" w:rsidR="00C02A4C" w:rsidRPr="007042CA" w:rsidRDefault="00C02A4C" w:rsidP="00C756AF">
            <w:pPr>
              <w:rPr>
                <w:rFonts w:ascii="Times New Roman" w:hAnsi="Times New Roman" w:cs="Times New Roman"/>
              </w:rPr>
            </w:pPr>
            <w:r w:rsidRPr="004952E3">
              <w:rPr>
                <w:rFonts w:ascii="Times New Roman" w:hAnsi="Times New Roman" w:cs="Times New Roman"/>
              </w:rPr>
              <w:t xml:space="preserve"> 29.3903 </w:t>
            </w:r>
            <w:r>
              <w:rPr>
                <w:rFonts w:ascii="Times New Roman" w:hAnsi="Times New Roman" w:cs="Times New Roman"/>
              </w:rPr>
              <w:t>(</w:t>
            </w:r>
            <w:r w:rsidRPr="004952E3">
              <w:rPr>
                <w:rFonts w:ascii="Times New Roman" w:hAnsi="Times New Roman" w:cs="Times New Roman"/>
                <w:b/>
                <w:bCs/>
              </w:rPr>
              <w:t>&lt;0.001</w:t>
            </w:r>
            <w:r>
              <w:rPr>
                <w:rFonts w:ascii="Times New Roman" w:hAnsi="Times New Roman" w:cs="Times New Roman"/>
              </w:rPr>
              <w:t>)</w:t>
            </w:r>
          </w:p>
        </w:tc>
      </w:tr>
      <w:tr w:rsidR="00C02A4C" w:rsidRPr="007042CA" w14:paraId="144A1714" w14:textId="77777777" w:rsidTr="00C756AF">
        <w:trPr>
          <w:jc w:val="center"/>
        </w:trPr>
        <w:tc>
          <w:tcPr>
            <w:tcW w:w="1444" w:type="pct"/>
          </w:tcPr>
          <w:p w14:paraId="70EE3707" w14:textId="77777777" w:rsidR="00C02A4C" w:rsidRDefault="00C02A4C" w:rsidP="00C756AF">
            <w:pPr>
              <w:rPr>
                <w:rFonts w:ascii="Times New Roman" w:hAnsi="Times New Roman" w:cs="Times New Roman"/>
              </w:rPr>
            </w:pPr>
            <w:r>
              <w:rPr>
                <w:rFonts w:ascii="Times New Roman" w:hAnsi="Times New Roman" w:cs="Times New Roman"/>
              </w:rPr>
              <w:t>Joint</w:t>
            </w:r>
          </w:p>
        </w:tc>
        <w:tc>
          <w:tcPr>
            <w:tcW w:w="789" w:type="pct"/>
          </w:tcPr>
          <w:p w14:paraId="7DC1F0AA" w14:textId="77777777" w:rsidR="00C02A4C" w:rsidRPr="00B607C1" w:rsidRDefault="00C02A4C" w:rsidP="00C756AF">
            <w:pPr>
              <w:rPr>
                <w:rFonts w:ascii="Times New Roman" w:hAnsi="Times New Roman" w:cs="Times New Roman"/>
              </w:rPr>
            </w:pPr>
            <w:r>
              <w:rPr>
                <w:rFonts w:ascii="Times New Roman" w:hAnsi="Times New Roman" w:cs="Times New Roman"/>
              </w:rPr>
              <w:t>2,108(48.24)</w:t>
            </w:r>
          </w:p>
        </w:tc>
        <w:tc>
          <w:tcPr>
            <w:tcW w:w="915" w:type="pct"/>
          </w:tcPr>
          <w:p w14:paraId="143AA3F8" w14:textId="77777777" w:rsidR="00C02A4C" w:rsidRDefault="00C02A4C" w:rsidP="00C756AF">
            <w:pPr>
              <w:rPr>
                <w:rFonts w:ascii="Times New Roman" w:hAnsi="Times New Roman" w:cs="Times New Roman"/>
              </w:rPr>
            </w:pPr>
            <w:r>
              <w:rPr>
                <w:rFonts w:ascii="Times New Roman" w:hAnsi="Times New Roman" w:cs="Times New Roman"/>
              </w:rPr>
              <w:t>1,359(31.10)</w:t>
            </w:r>
          </w:p>
        </w:tc>
        <w:tc>
          <w:tcPr>
            <w:tcW w:w="810" w:type="pct"/>
          </w:tcPr>
          <w:p w14:paraId="28B11E76" w14:textId="77777777" w:rsidR="00C02A4C" w:rsidRDefault="00C02A4C" w:rsidP="00C756AF">
            <w:pPr>
              <w:rPr>
                <w:rFonts w:ascii="Times New Roman" w:hAnsi="Times New Roman" w:cs="Times New Roman"/>
              </w:rPr>
            </w:pPr>
            <w:r>
              <w:rPr>
                <w:rFonts w:ascii="Times New Roman" w:hAnsi="Times New Roman" w:cs="Times New Roman"/>
              </w:rPr>
              <w:t>3,467(79.34)</w:t>
            </w:r>
          </w:p>
        </w:tc>
        <w:tc>
          <w:tcPr>
            <w:tcW w:w="1042" w:type="pct"/>
          </w:tcPr>
          <w:p w14:paraId="2DEA65A4" w14:textId="77777777" w:rsidR="00C02A4C" w:rsidRPr="007042CA" w:rsidRDefault="00C02A4C" w:rsidP="00C756AF">
            <w:pPr>
              <w:rPr>
                <w:rFonts w:ascii="Times New Roman" w:hAnsi="Times New Roman" w:cs="Times New Roman"/>
              </w:rPr>
            </w:pPr>
          </w:p>
        </w:tc>
      </w:tr>
      <w:tr w:rsidR="00C02A4C" w:rsidRPr="007042CA" w14:paraId="56BE7180" w14:textId="77777777" w:rsidTr="00C756AF">
        <w:trPr>
          <w:jc w:val="center"/>
        </w:trPr>
        <w:tc>
          <w:tcPr>
            <w:tcW w:w="1444" w:type="pct"/>
          </w:tcPr>
          <w:p w14:paraId="79640D37" w14:textId="77777777" w:rsidR="00C02A4C" w:rsidRPr="004952E3" w:rsidRDefault="00C02A4C" w:rsidP="00C756AF">
            <w:pPr>
              <w:rPr>
                <w:rFonts w:ascii="Times New Roman" w:hAnsi="Times New Roman" w:cs="Times New Roman"/>
                <w:b/>
                <w:bCs/>
              </w:rPr>
            </w:pPr>
            <w:r w:rsidRPr="004952E3">
              <w:rPr>
                <w:rFonts w:ascii="Times New Roman" w:hAnsi="Times New Roman" w:cs="Times New Roman"/>
                <w:b/>
                <w:bCs/>
              </w:rPr>
              <w:t>Maternal Empowerment</w:t>
            </w:r>
          </w:p>
        </w:tc>
        <w:tc>
          <w:tcPr>
            <w:tcW w:w="789" w:type="pct"/>
          </w:tcPr>
          <w:p w14:paraId="0E5BE49B" w14:textId="77777777" w:rsidR="00C02A4C" w:rsidRDefault="00C02A4C" w:rsidP="00C756AF">
            <w:pPr>
              <w:rPr>
                <w:rFonts w:ascii="Times New Roman" w:hAnsi="Times New Roman" w:cs="Times New Roman"/>
              </w:rPr>
            </w:pPr>
          </w:p>
        </w:tc>
        <w:tc>
          <w:tcPr>
            <w:tcW w:w="915" w:type="pct"/>
          </w:tcPr>
          <w:p w14:paraId="765DB7E4" w14:textId="77777777" w:rsidR="00C02A4C" w:rsidRDefault="00C02A4C" w:rsidP="00C756AF">
            <w:pPr>
              <w:rPr>
                <w:rFonts w:ascii="Times New Roman" w:hAnsi="Times New Roman" w:cs="Times New Roman"/>
              </w:rPr>
            </w:pPr>
          </w:p>
        </w:tc>
        <w:tc>
          <w:tcPr>
            <w:tcW w:w="810" w:type="pct"/>
          </w:tcPr>
          <w:p w14:paraId="04649EC4" w14:textId="77777777" w:rsidR="00C02A4C" w:rsidRDefault="00C02A4C" w:rsidP="00C756AF">
            <w:pPr>
              <w:rPr>
                <w:rFonts w:ascii="Times New Roman" w:hAnsi="Times New Roman" w:cs="Times New Roman"/>
              </w:rPr>
            </w:pPr>
          </w:p>
        </w:tc>
        <w:tc>
          <w:tcPr>
            <w:tcW w:w="1042" w:type="pct"/>
          </w:tcPr>
          <w:p w14:paraId="232B7F46" w14:textId="77777777" w:rsidR="00C02A4C" w:rsidRPr="007042CA" w:rsidRDefault="00C02A4C" w:rsidP="00C756AF">
            <w:pPr>
              <w:rPr>
                <w:rFonts w:ascii="Times New Roman" w:hAnsi="Times New Roman" w:cs="Times New Roman"/>
              </w:rPr>
            </w:pPr>
          </w:p>
        </w:tc>
      </w:tr>
      <w:tr w:rsidR="00C02A4C" w:rsidRPr="007042CA" w14:paraId="292236FD" w14:textId="77777777" w:rsidTr="00C756AF">
        <w:trPr>
          <w:jc w:val="center"/>
        </w:trPr>
        <w:tc>
          <w:tcPr>
            <w:tcW w:w="1444" w:type="pct"/>
          </w:tcPr>
          <w:p w14:paraId="631529DE" w14:textId="77777777" w:rsidR="00C02A4C" w:rsidRPr="004952E3" w:rsidRDefault="00C02A4C" w:rsidP="00C756AF">
            <w:pPr>
              <w:rPr>
                <w:rFonts w:ascii="Times New Roman" w:hAnsi="Times New Roman" w:cs="Times New Roman"/>
              </w:rPr>
            </w:pPr>
            <w:r w:rsidRPr="004952E3">
              <w:rPr>
                <w:rFonts w:ascii="Times New Roman" w:hAnsi="Times New Roman" w:cs="Times New Roman"/>
              </w:rPr>
              <w:t>No</w:t>
            </w:r>
          </w:p>
        </w:tc>
        <w:tc>
          <w:tcPr>
            <w:tcW w:w="789" w:type="pct"/>
          </w:tcPr>
          <w:p w14:paraId="3DF418D8" w14:textId="77777777" w:rsidR="00C02A4C" w:rsidRDefault="00C02A4C" w:rsidP="00C756AF">
            <w:pPr>
              <w:rPr>
                <w:rFonts w:ascii="Times New Roman" w:hAnsi="Times New Roman" w:cs="Times New Roman"/>
              </w:rPr>
            </w:pPr>
            <w:r>
              <w:rPr>
                <w:rFonts w:ascii="Times New Roman" w:hAnsi="Times New Roman" w:cs="Times New Roman"/>
              </w:rPr>
              <w:t>784(17.94)</w:t>
            </w:r>
          </w:p>
        </w:tc>
        <w:tc>
          <w:tcPr>
            <w:tcW w:w="915" w:type="pct"/>
          </w:tcPr>
          <w:p w14:paraId="5869DF39" w14:textId="77777777" w:rsidR="00C02A4C" w:rsidRDefault="00C02A4C" w:rsidP="00C756AF">
            <w:pPr>
              <w:rPr>
                <w:rFonts w:ascii="Times New Roman" w:hAnsi="Times New Roman" w:cs="Times New Roman"/>
              </w:rPr>
            </w:pPr>
            <w:r>
              <w:rPr>
                <w:rFonts w:ascii="Times New Roman" w:hAnsi="Times New Roman" w:cs="Times New Roman"/>
              </w:rPr>
              <w:t>470(10.76)</w:t>
            </w:r>
          </w:p>
        </w:tc>
        <w:tc>
          <w:tcPr>
            <w:tcW w:w="810" w:type="pct"/>
          </w:tcPr>
          <w:p w14:paraId="70A575DB" w14:textId="77777777" w:rsidR="00C02A4C" w:rsidRDefault="00C02A4C" w:rsidP="00C756AF">
            <w:pPr>
              <w:rPr>
                <w:rFonts w:ascii="Times New Roman" w:hAnsi="Times New Roman" w:cs="Times New Roman"/>
              </w:rPr>
            </w:pPr>
            <w:r>
              <w:rPr>
                <w:rFonts w:ascii="Times New Roman" w:hAnsi="Times New Roman" w:cs="Times New Roman"/>
              </w:rPr>
              <w:t>1,254(28.70)</w:t>
            </w:r>
          </w:p>
        </w:tc>
        <w:tc>
          <w:tcPr>
            <w:tcW w:w="1042" w:type="pct"/>
          </w:tcPr>
          <w:p w14:paraId="16A73ED5" w14:textId="77777777" w:rsidR="00C02A4C" w:rsidRPr="007042CA" w:rsidRDefault="00C02A4C" w:rsidP="00C756AF">
            <w:pPr>
              <w:rPr>
                <w:rFonts w:ascii="Times New Roman" w:hAnsi="Times New Roman" w:cs="Times New Roman"/>
              </w:rPr>
            </w:pPr>
            <w:r w:rsidRPr="004952E3">
              <w:rPr>
                <w:rFonts w:ascii="Times New Roman" w:hAnsi="Times New Roman" w:cs="Times New Roman"/>
              </w:rPr>
              <w:t xml:space="preserve">10.3601 </w:t>
            </w:r>
            <w:r>
              <w:rPr>
                <w:rFonts w:ascii="Times New Roman" w:hAnsi="Times New Roman" w:cs="Times New Roman"/>
              </w:rPr>
              <w:t>(0.001)</w:t>
            </w:r>
          </w:p>
        </w:tc>
      </w:tr>
      <w:tr w:rsidR="00C02A4C" w:rsidRPr="007042CA" w14:paraId="717F3702" w14:textId="77777777" w:rsidTr="00C756AF">
        <w:trPr>
          <w:jc w:val="center"/>
        </w:trPr>
        <w:tc>
          <w:tcPr>
            <w:tcW w:w="1444" w:type="pct"/>
          </w:tcPr>
          <w:p w14:paraId="20A457F0" w14:textId="77777777" w:rsidR="00C02A4C" w:rsidRPr="004952E3" w:rsidRDefault="00C02A4C" w:rsidP="00C756AF">
            <w:pPr>
              <w:rPr>
                <w:rFonts w:ascii="Times New Roman" w:hAnsi="Times New Roman" w:cs="Times New Roman"/>
              </w:rPr>
            </w:pPr>
            <w:r w:rsidRPr="004952E3">
              <w:rPr>
                <w:rFonts w:ascii="Times New Roman" w:hAnsi="Times New Roman" w:cs="Times New Roman"/>
              </w:rPr>
              <w:t>Yes</w:t>
            </w:r>
          </w:p>
        </w:tc>
        <w:tc>
          <w:tcPr>
            <w:tcW w:w="789" w:type="pct"/>
          </w:tcPr>
          <w:p w14:paraId="5BCE455D" w14:textId="77777777" w:rsidR="00C02A4C" w:rsidRDefault="00C02A4C" w:rsidP="00C756AF">
            <w:pPr>
              <w:rPr>
                <w:rFonts w:ascii="Times New Roman" w:hAnsi="Times New Roman" w:cs="Times New Roman"/>
              </w:rPr>
            </w:pPr>
            <w:r>
              <w:rPr>
                <w:rFonts w:ascii="Times New Roman" w:hAnsi="Times New Roman" w:cs="Times New Roman"/>
              </w:rPr>
              <w:t>1,783(40.80)</w:t>
            </w:r>
          </w:p>
        </w:tc>
        <w:tc>
          <w:tcPr>
            <w:tcW w:w="915" w:type="pct"/>
          </w:tcPr>
          <w:p w14:paraId="1347DCF3" w14:textId="77777777" w:rsidR="00C02A4C" w:rsidRDefault="00C02A4C" w:rsidP="00C756AF">
            <w:pPr>
              <w:rPr>
                <w:rFonts w:ascii="Times New Roman" w:hAnsi="Times New Roman" w:cs="Times New Roman"/>
              </w:rPr>
            </w:pPr>
            <w:r>
              <w:rPr>
                <w:rFonts w:ascii="Times New Roman" w:hAnsi="Times New Roman" w:cs="Times New Roman"/>
              </w:rPr>
              <w:t>1,333(30.50)</w:t>
            </w:r>
          </w:p>
        </w:tc>
        <w:tc>
          <w:tcPr>
            <w:tcW w:w="810" w:type="pct"/>
          </w:tcPr>
          <w:p w14:paraId="46F419CA" w14:textId="77777777" w:rsidR="00C02A4C" w:rsidRDefault="00C02A4C" w:rsidP="00C756AF">
            <w:pPr>
              <w:rPr>
                <w:rFonts w:ascii="Times New Roman" w:hAnsi="Times New Roman" w:cs="Times New Roman"/>
              </w:rPr>
            </w:pPr>
            <w:r>
              <w:rPr>
                <w:rFonts w:ascii="Times New Roman" w:hAnsi="Times New Roman" w:cs="Times New Roman"/>
              </w:rPr>
              <w:t>3,116(71.30)</w:t>
            </w:r>
          </w:p>
        </w:tc>
        <w:tc>
          <w:tcPr>
            <w:tcW w:w="1042" w:type="pct"/>
          </w:tcPr>
          <w:p w14:paraId="1D8E271D" w14:textId="77777777" w:rsidR="00C02A4C" w:rsidRPr="007042CA" w:rsidRDefault="00C02A4C" w:rsidP="00C756AF">
            <w:pPr>
              <w:rPr>
                <w:rFonts w:ascii="Times New Roman" w:hAnsi="Times New Roman" w:cs="Times New Roman"/>
              </w:rPr>
            </w:pPr>
          </w:p>
        </w:tc>
      </w:tr>
      <w:tr w:rsidR="00C02A4C" w:rsidRPr="007042CA" w14:paraId="7890F560" w14:textId="77777777" w:rsidTr="00C756AF">
        <w:trPr>
          <w:jc w:val="center"/>
        </w:trPr>
        <w:tc>
          <w:tcPr>
            <w:tcW w:w="5000" w:type="pct"/>
            <w:gridSpan w:val="5"/>
          </w:tcPr>
          <w:p w14:paraId="386E3FC3" w14:textId="77777777" w:rsidR="00C02A4C" w:rsidRPr="007042CA" w:rsidRDefault="00C02A4C" w:rsidP="00C756AF">
            <w:pPr>
              <w:jc w:val="center"/>
              <w:rPr>
                <w:rFonts w:ascii="Times New Roman" w:hAnsi="Times New Roman" w:cs="Times New Roman"/>
              </w:rPr>
            </w:pPr>
            <w:r w:rsidRPr="004952E3">
              <w:rPr>
                <w:rFonts w:ascii="Times New Roman" w:hAnsi="Times New Roman" w:cs="Times New Roman"/>
                <w:b/>
                <w:bCs/>
              </w:rPr>
              <w:t>Husband Characteristics</w:t>
            </w:r>
          </w:p>
        </w:tc>
      </w:tr>
      <w:tr w:rsidR="00C02A4C" w:rsidRPr="007042CA" w14:paraId="177FCE75" w14:textId="77777777" w:rsidTr="00C756AF">
        <w:trPr>
          <w:jc w:val="center"/>
        </w:trPr>
        <w:tc>
          <w:tcPr>
            <w:tcW w:w="1444" w:type="pct"/>
          </w:tcPr>
          <w:p w14:paraId="6C226666"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Husband Education</w:t>
            </w:r>
          </w:p>
        </w:tc>
        <w:tc>
          <w:tcPr>
            <w:tcW w:w="789" w:type="pct"/>
          </w:tcPr>
          <w:p w14:paraId="7EBF4113" w14:textId="77777777" w:rsidR="00C02A4C" w:rsidRPr="007042CA" w:rsidRDefault="00C02A4C" w:rsidP="00C756AF">
            <w:pPr>
              <w:rPr>
                <w:rFonts w:ascii="Times New Roman" w:hAnsi="Times New Roman" w:cs="Times New Roman"/>
                <w:szCs w:val="24"/>
              </w:rPr>
            </w:pPr>
          </w:p>
        </w:tc>
        <w:tc>
          <w:tcPr>
            <w:tcW w:w="915" w:type="pct"/>
          </w:tcPr>
          <w:p w14:paraId="0A307702" w14:textId="77777777" w:rsidR="00C02A4C" w:rsidRPr="007042CA" w:rsidRDefault="00C02A4C" w:rsidP="00C756AF">
            <w:pPr>
              <w:rPr>
                <w:rFonts w:ascii="Times New Roman" w:hAnsi="Times New Roman" w:cs="Times New Roman"/>
                <w:szCs w:val="24"/>
              </w:rPr>
            </w:pPr>
          </w:p>
        </w:tc>
        <w:tc>
          <w:tcPr>
            <w:tcW w:w="810" w:type="pct"/>
          </w:tcPr>
          <w:p w14:paraId="00523A02" w14:textId="77777777" w:rsidR="00C02A4C" w:rsidRPr="007042CA" w:rsidRDefault="00C02A4C" w:rsidP="00C756AF">
            <w:pPr>
              <w:rPr>
                <w:rFonts w:ascii="Times New Roman" w:hAnsi="Times New Roman" w:cs="Times New Roman"/>
              </w:rPr>
            </w:pPr>
          </w:p>
        </w:tc>
        <w:tc>
          <w:tcPr>
            <w:tcW w:w="1042" w:type="pct"/>
          </w:tcPr>
          <w:p w14:paraId="6D880DA1" w14:textId="77777777" w:rsidR="00C02A4C" w:rsidRPr="007042CA" w:rsidRDefault="00C02A4C" w:rsidP="00C756AF">
            <w:pPr>
              <w:rPr>
                <w:rFonts w:ascii="Times New Roman" w:hAnsi="Times New Roman" w:cs="Times New Roman"/>
                <w:szCs w:val="24"/>
              </w:rPr>
            </w:pPr>
            <w:r w:rsidRPr="00A81ED9">
              <w:rPr>
                <w:rFonts w:ascii="Times New Roman" w:hAnsi="Times New Roman" w:cs="Times New Roman"/>
                <w:szCs w:val="24"/>
              </w:rPr>
              <w:t xml:space="preserve">27.9075 </w:t>
            </w:r>
            <w:r>
              <w:rPr>
                <w:rFonts w:ascii="Times New Roman" w:hAnsi="Times New Roman" w:cs="Times New Roman"/>
                <w:szCs w:val="24"/>
              </w:rPr>
              <w:t>(</w:t>
            </w:r>
            <w:r w:rsidRPr="00A81ED9">
              <w:rPr>
                <w:rFonts w:ascii="Times New Roman" w:hAnsi="Times New Roman" w:cs="Times New Roman"/>
                <w:b/>
                <w:bCs/>
                <w:szCs w:val="24"/>
              </w:rPr>
              <w:t>&lt;0.001</w:t>
            </w:r>
            <w:r>
              <w:rPr>
                <w:rFonts w:ascii="Times New Roman" w:hAnsi="Times New Roman" w:cs="Times New Roman"/>
                <w:szCs w:val="24"/>
              </w:rPr>
              <w:t>)</w:t>
            </w:r>
          </w:p>
        </w:tc>
      </w:tr>
      <w:tr w:rsidR="00C02A4C" w:rsidRPr="007042CA" w14:paraId="625A5E32" w14:textId="77777777" w:rsidTr="00C756AF">
        <w:trPr>
          <w:jc w:val="center"/>
        </w:trPr>
        <w:tc>
          <w:tcPr>
            <w:tcW w:w="1444" w:type="pct"/>
          </w:tcPr>
          <w:p w14:paraId="1D200ED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No Education</w:t>
            </w:r>
          </w:p>
        </w:tc>
        <w:tc>
          <w:tcPr>
            <w:tcW w:w="789" w:type="pct"/>
          </w:tcPr>
          <w:p w14:paraId="71E5E149"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297(6.80)</w:t>
            </w:r>
          </w:p>
        </w:tc>
        <w:tc>
          <w:tcPr>
            <w:tcW w:w="915" w:type="pct"/>
          </w:tcPr>
          <w:p w14:paraId="1B009A8B"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282(6.45)</w:t>
            </w:r>
          </w:p>
        </w:tc>
        <w:tc>
          <w:tcPr>
            <w:tcW w:w="810" w:type="pct"/>
          </w:tcPr>
          <w:p w14:paraId="01358511" w14:textId="77777777" w:rsidR="00C02A4C" w:rsidRPr="007042CA" w:rsidRDefault="00C02A4C" w:rsidP="00C756AF">
            <w:pPr>
              <w:rPr>
                <w:rFonts w:ascii="Times New Roman" w:hAnsi="Times New Roman" w:cs="Times New Roman"/>
              </w:rPr>
            </w:pPr>
            <w:r>
              <w:rPr>
                <w:rFonts w:ascii="Times New Roman" w:hAnsi="Times New Roman" w:cs="Times New Roman"/>
              </w:rPr>
              <w:t>579(13.25)</w:t>
            </w:r>
          </w:p>
        </w:tc>
        <w:tc>
          <w:tcPr>
            <w:tcW w:w="1042" w:type="pct"/>
          </w:tcPr>
          <w:p w14:paraId="7D3E83FC" w14:textId="77777777" w:rsidR="00C02A4C" w:rsidRPr="007042CA" w:rsidRDefault="00C02A4C" w:rsidP="00C756AF">
            <w:pPr>
              <w:rPr>
                <w:rFonts w:ascii="Times New Roman" w:hAnsi="Times New Roman" w:cs="Times New Roman"/>
                <w:szCs w:val="24"/>
              </w:rPr>
            </w:pPr>
          </w:p>
        </w:tc>
      </w:tr>
      <w:tr w:rsidR="00C02A4C" w:rsidRPr="007042CA" w14:paraId="49C6FA1A" w14:textId="77777777" w:rsidTr="00C756AF">
        <w:trPr>
          <w:jc w:val="center"/>
        </w:trPr>
        <w:tc>
          <w:tcPr>
            <w:tcW w:w="1444" w:type="pct"/>
          </w:tcPr>
          <w:p w14:paraId="3FDC8F1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Primary Complete</w:t>
            </w:r>
          </w:p>
        </w:tc>
        <w:tc>
          <w:tcPr>
            <w:tcW w:w="789" w:type="pct"/>
          </w:tcPr>
          <w:p w14:paraId="0B6A208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642(14.69)</w:t>
            </w:r>
          </w:p>
        </w:tc>
        <w:tc>
          <w:tcPr>
            <w:tcW w:w="915" w:type="pct"/>
          </w:tcPr>
          <w:p w14:paraId="016F87BC"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513(11.74)</w:t>
            </w:r>
          </w:p>
        </w:tc>
        <w:tc>
          <w:tcPr>
            <w:tcW w:w="810" w:type="pct"/>
          </w:tcPr>
          <w:p w14:paraId="2EB6E7DA" w14:textId="77777777" w:rsidR="00C02A4C" w:rsidRPr="007042CA" w:rsidRDefault="00C02A4C" w:rsidP="00C756AF">
            <w:pPr>
              <w:rPr>
                <w:rFonts w:ascii="Times New Roman" w:hAnsi="Times New Roman" w:cs="Times New Roman"/>
              </w:rPr>
            </w:pPr>
            <w:r>
              <w:rPr>
                <w:rFonts w:ascii="Times New Roman" w:hAnsi="Times New Roman" w:cs="Times New Roman"/>
              </w:rPr>
              <w:t>1,155(26.43)</w:t>
            </w:r>
          </w:p>
        </w:tc>
        <w:tc>
          <w:tcPr>
            <w:tcW w:w="1042" w:type="pct"/>
          </w:tcPr>
          <w:p w14:paraId="39E964A6" w14:textId="77777777" w:rsidR="00C02A4C" w:rsidRPr="007042CA" w:rsidRDefault="00C02A4C" w:rsidP="00C756AF">
            <w:pPr>
              <w:rPr>
                <w:rFonts w:ascii="Times New Roman" w:hAnsi="Times New Roman" w:cs="Times New Roman"/>
                <w:szCs w:val="24"/>
              </w:rPr>
            </w:pPr>
          </w:p>
        </w:tc>
      </w:tr>
      <w:tr w:rsidR="00C02A4C" w:rsidRPr="007042CA" w14:paraId="33E4DF4B" w14:textId="77777777" w:rsidTr="00C756AF">
        <w:trPr>
          <w:jc w:val="center"/>
        </w:trPr>
        <w:tc>
          <w:tcPr>
            <w:tcW w:w="1444" w:type="pct"/>
          </w:tcPr>
          <w:p w14:paraId="717585AB" w14:textId="77777777" w:rsidR="00C02A4C" w:rsidRDefault="00C02A4C" w:rsidP="00C756AF">
            <w:pPr>
              <w:rPr>
                <w:rFonts w:ascii="Times New Roman" w:hAnsi="Times New Roman" w:cs="Times New Roman"/>
              </w:rPr>
            </w:pPr>
            <w:r>
              <w:rPr>
                <w:rFonts w:ascii="Times New Roman" w:hAnsi="Times New Roman" w:cs="Times New Roman"/>
              </w:rPr>
              <w:t>Above Secondary</w:t>
            </w:r>
          </w:p>
        </w:tc>
        <w:tc>
          <w:tcPr>
            <w:tcW w:w="789" w:type="pct"/>
          </w:tcPr>
          <w:p w14:paraId="4495E33D" w14:textId="77777777" w:rsidR="00C02A4C" w:rsidRPr="007042CA" w:rsidRDefault="00C02A4C" w:rsidP="00C756AF">
            <w:pPr>
              <w:rPr>
                <w:rFonts w:ascii="Times New Roman" w:hAnsi="Times New Roman" w:cs="Times New Roman"/>
              </w:rPr>
            </w:pPr>
            <w:r>
              <w:rPr>
                <w:rFonts w:ascii="Times New Roman" w:hAnsi="Times New Roman" w:cs="Times New Roman"/>
              </w:rPr>
              <w:t>1,628(37.25)</w:t>
            </w:r>
          </w:p>
        </w:tc>
        <w:tc>
          <w:tcPr>
            <w:tcW w:w="915" w:type="pct"/>
          </w:tcPr>
          <w:p w14:paraId="453B6736" w14:textId="77777777" w:rsidR="00C02A4C" w:rsidRPr="007042CA" w:rsidRDefault="00C02A4C" w:rsidP="00C756AF">
            <w:pPr>
              <w:rPr>
                <w:rFonts w:ascii="Times New Roman" w:hAnsi="Times New Roman" w:cs="Times New Roman"/>
              </w:rPr>
            </w:pPr>
            <w:r>
              <w:rPr>
                <w:rFonts w:ascii="Times New Roman" w:hAnsi="Times New Roman" w:cs="Times New Roman"/>
              </w:rPr>
              <w:t>1,008(23.07)</w:t>
            </w:r>
          </w:p>
        </w:tc>
        <w:tc>
          <w:tcPr>
            <w:tcW w:w="810" w:type="pct"/>
          </w:tcPr>
          <w:p w14:paraId="12F36A79" w14:textId="77777777" w:rsidR="00C02A4C" w:rsidRPr="007042CA" w:rsidRDefault="00C02A4C" w:rsidP="00C756AF">
            <w:pPr>
              <w:rPr>
                <w:rFonts w:ascii="Times New Roman" w:hAnsi="Times New Roman" w:cs="Times New Roman"/>
              </w:rPr>
            </w:pPr>
            <w:r>
              <w:rPr>
                <w:rFonts w:ascii="Times New Roman" w:hAnsi="Times New Roman" w:cs="Times New Roman"/>
              </w:rPr>
              <w:t>2,636(60.32)</w:t>
            </w:r>
          </w:p>
        </w:tc>
        <w:tc>
          <w:tcPr>
            <w:tcW w:w="1042" w:type="pct"/>
          </w:tcPr>
          <w:p w14:paraId="1F484DFE" w14:textId="77777777" w:rsidR="00C02A4C" w:rsidRPr="007042CA" w:rsidRDefault="00C02A4C" w:rsidP="00C756AF">
            <w:pPr>
              <w:rPr>
                <w:rFonts w:ascii="Times New Roman" w:hAnsi="Times New Roman" w:cs="Times New Roman"/>
              </w:rPr>
            </w:pPr>
          </w:p>
        </w:tc>
      </w:tr>
      <w:tr w:rsidR="00C02A4C" w:rsidRPr="007042CA" w14:paraId="513C1EAE" w14:textId="77777777" w:rsidTr="00C756AF">
        <w:trPr>
          <w:jc w:val="center"/>
        </w:trPr>
        <w:tc>
          <w:tcPr>
            <w:tcW w:w="1444" w:type="pct"/>
          </w:tcPr>
          <w:p w14:paraId="6E5707CD"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Husband Employment</w:t>
            </w:r>
          </w:p>
        </w:tc>
        <w:tc>
          <w:tcPr>
            <w:tcW w:w="789" w:type="pct"/>
          </w:tcPr>
          <w:p w14:paraId="1BD32F39" w14:textId="77777777" w:rsidR="00C02A4C" w:rsidRPr="007042CA" w:rsidRDefault="00C02A4C" w:rsidP="00C756AF">
            <w:pPr>
              <w:rPr>
                <w:rFonts w:ascii="Times New Roman" w:hAnsi="Times New Roman" w:cs="Times New Roman"/>
                <w:szCs w:val="24"/>
              </w:rPr>
            </w:pPr>
          </w:p>
        </w:tc>
        <w:tc>
          <w:tcPr>
            <w:tcW w:w="915" w:type="pct"/>
          </w:tcPr>
          <w:p w14:paraId="0FC758FB" w14:textId="77777777" w:rsidR="00C02A4C" w:rsidRPr="007042CA" w:rsidRDefault="00C02A4C" w:rsidP="00C756AF">
            <w:pPr>
              <w:rPr>
                <w:rFonts w:ascii="Times New Roman" w:hAnsi="Times New Roman" w:cs="Times New Roman"/>
                <w:szCs w:val="24"/>
              </w:rPr>
            </w:pPr>
          </w:p>
        </w:tc>
        <w:tc>
          <w:tcPr>
            <w:tcW w:w="810" w:type="pct"/>
          </w:tcPr>
          <w:p w14:paraId="6DAD3C4B" w14:textId="77777777" w:rsidR="00C02A4C" w:rsidRPr="007042CA" w:rsidRDefault="00C02A4C" w:rsidP="00C756AF">
            <w:pPr>
              <w:rPr>
                <w:rFonts w:ascii="Times New Roman" w:hAnsi="Times New Roman" w:cs="Times New Roman"/>
              </w:rPr>
            </w:pPr>
          </w:p>
        </w:tc>
        <w:tc>
          <w:tcPr>
            <w:tcW w:w="1042" w:type="pct"/>
          </w:tcPr>
          <w:p w14:paraId="29EF0268" w14:textId="77777777" w:rsidR="00C02A4C" w:rsidRPr="007042CA" w:rsidRDefault="00C02A4C" w:rsidP="00C756AF">
            <w:pPr>
              <w:rPr>
                <w:rFonts w:ascii="Times New Roman" w:hAnsi="Times New Roman" w:cs="Times New Roman"/>
                <w:szCs w:val="24"/>
              </w:rPr>
            </w:pPr>
            <w:r w:rsidRPr="00A81ED9">
              <w:rPr>
                <w:rFonts w:ascii="Times New Roman" w:hAnsi="Times New Roman" w:cs="Times New Roman"/>
                <w:szCs w:val="24"/>
              </w:rPr>
              <w:t>7.3836</w:t>
            </w:r>
            <w:r>
              <w:rPr>
                <w:rFonts w:ascii="Times New Roman" w:hAnsi="Times New Roman" w:cs="Times New Roman"/>
                <w:szCs w:val="24"/>
              </w:rPr>
              <w:t>(0.007)</w:t>
            </w:r>
          </w:p>
        </w:tc>
      </w:tr>
      <w:tr w:rsidR="00C02A4C" w:rsidRPr="007042CA" w14:paraId="1E49B239" w14:textId="77777777" w:rsidTr="00C756AF">
        <w:trPr>
          <w:jc w:val="center"/>
        </w:trPr>
        <w:tc>
          <w:tcPr>
            <w:tcW w:w="1444" w:type="pct"/>
          </w:tcPr>
          <w:p w14:paraId="0A71DD52"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Not Working</w:t>
            </w:r>
          </w:p>
        </w:tc>
        <w:tc>
          <w:tcPr>
            <w:tcW w:w="789" w:type="pct"/>
          </w:tcPr>
          <w:p w14:paraId="4D4439A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64(1.46)</w:t>
            </w:r>
          </w:p>
        </w:tc>
        <w:tc>
          <w:tcPr>
            <w:tcW w:w="915" w:type="pct"/>
          </w:tcPr>
          <w:p w14:paraId="4D65861A"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71(1.62)</w:t>
            </w:r>
          </w:p>
        </w:tc>
        <w:tc>
          <w:tcPr>
            <w:tcW w:w="810" w:type="pct"/>
          </w:tcPr>
          <w:p w14:paraId="4AD66EA2" w14:textId="77777777" w:rsidR="00C02A4C" w:rsidRPr="007042CA" w:rsidRDefault="00C02A4C" w:rsidP="00C756AF">
            <w:pPr>
              <w:rPr>
                <w:rFonts w:ascii="Times New Roman" w:hAnsi="Times New Roman" w:cs="Times New Roman"/>
              </w:rPr>
            </w:pPr>
            <w:r>
              <w:rPr>
                <w:rFonts w:ascii="Times New Roman" w:hAnsi="Times New Roman" w:cs="Times New Roman"/>
              </w:rPr>
              <w:t>135(3.09)</w:t>
            </w:r>
          </w:p>
        </w:tc>
        <w:tc>
          <w:tcPr>
            <w:tcW w:w="1042" w:type="pct"/>
          </w:tcPr>
          <w:p w14:paraId="1F5F18DE" w14:textId="77777777" w:rsidR="00C02A4C" w:rsidRPr="007042CA" w:rsidRDefault="00C02A4C" w:rsidP="00C756AF">
            <w:pPr>
              <w:rPr>
                <w:rFonts w:ascii="Times New Roman" w:hAnsi="Times New Roman" w:cs="Times New Roman"/>
                <w:szCs w:val="24"/>
              </w:rPr>
            </w:pPr>
          </w:p>
        </w:tc>
      </w:tr>
      <w:tr w:rsidR="00C02A4C" w:rsidRPr="007042CA" w14:paraId="77043FB1" w14:textId="77777777" w:rsidTr="00C756AF">
        <w:trPr>
          <w:jc w:val="center"/>
        </w:trPr>
        <w:tc>
          <w:tcPr>
            <w:tcW w:w="1444" w:type="pct"/>
          </w:tcPr>
          <w:p w14:paraId="0C4709AE"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Working</w:t>
            </w:r>
          </w:p>
        </w:tc>
        <w:tc>
          <w:tcPr>
            <w:tcW w:w="789" w:type="pct"/>
          </w:tcPr>
          <w:p w14:paraId="1C4B0AF1"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2,503(57.28)</w:t>
            </w:r>
          </w:p>
        </w:tc>
        <w:tc>
          <w:tcPr>
            <w:tcW w:w="915" w:type="pct"/>
          </w:tcPr>
          <w:p w14:paraId="05EF71E8"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1,732(39.63)</w:t>
            </w:r>
          </w:p>
        </w:tc>
        <w:tc>
          <w:tcPr>
            <w:tcW w:w="810" w:type="pct"/>
          </w:tcPr>
          <w:p w14:paraId="4DF18727" w14:textId="77777777" w:rsidR="00C02A4C" w:rsidRPr="007042CA" w:rsidRDefault="00C02A4C" w:rsidP="00C756AF">
            <w:pPr>
              <w:rPr>
                <w:rFonts w:ascii="Times New Roman" w:hAnsi="Times New Roman" w:cs="Times New Roman"/>
              </w:rPr>
            </w:pPr>
            <w:r>
              <w:rPr>
                <w:rFonts w:ascii="Times New Roman" w:hAnsi="Times New Roman" w:cs="Times New Roman"/>
              </w:rPr>
              <w:t>4,235(96.91)</w:t>
            </w:r>
          </w:p>
        </w:tc>
        <w:tc>
          <w:tcPr>
            <w:tcW w:w="1042" w:type="pct"/>
          </w:tcPr>
          <w:p w14:paraId="45DAD403" w14:textId="77777777" w:rsidR="00C02A4C" w:rsidRPr="007042CA" w:rsidRDefault="00C02A4C" w:rsidP="00C756AF">
            <w:pPr>
              <w:rPr>
                <w:rFonts w:ascii="Times New Roman" w:hAnsi="Times New Roman" w:cs="Times New Roman"/>
                <w:szCs w:val="24"/>
              </w:rPr>
            </w:pPr>
          </w:p>
        </w:tc>
      </w:tr>
      <w:tr w:rsidR="00C02A4C" w:rsidRPr="007042CA" w14:paraId="5D974600" w14:textId="77777777" w:rsidTr="00C756AF">
        <w:trPr>
          <w:jc w:val="center"/>
        </w:trPr>
        <w:tc>
          <w:tcPr>
            <w:tcW w:w="1444" w:type="pct"/>
          </w:tcPr>
          <w:p w14:paraId="790C69E0"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Household Head Sex</w:t>
            </w:r>
          </w:p>
        </w:tc>
        <w:tc>
          <w:tcPr>
            <w:tcW w:w="789" w:type="pct"/>
          </w:tcPr>
          <w:p w14:paraId="6C46AAE3" w14:textId="77777777" w:rsidR="00C02A4C" w:rsidRPr="007042CA" w:rsidRDefault="00C02A4C" w:rsidP="00C756AF">
            <w:pPr>
              <w:rPr>
                <w:rFonts w:ascii="Times New Roman" w:hAnsi="Times New Roman" w:cs="Times New Roman"/>
                <w:szCs w:val="24"/>
              </w:rPr>
            </w:pPr>
          </w:p>
        </w:tc>
        <w:tc>
          <w:tcPr>
            <w:tcW w:w="915" w:type="pct"/>
          </w:tcPr>
          <w:p w14:paraId="6E16B1AF" w14:textId="77777777" w:rsidR="00C02A4C" w:rsidRPr="007042CA" w:rsidRDefault="00C02A4C" w:rsidP="00C756AF">
            <w:pPr>
              <w:rPr>
                <w:rFonts w:ascii="Times New Roman" w:hAnsi="Times New Roman" w:cs="Times New Roman"/>
                <w:szCs w:val="24"/>
              </w:rPr>
            </w:pPr>
          </w:p>
        </w:tc>
        <w:tc>
          <w:tcPr>
            <w:tcW w:w="810" w:type="pct"/>
          </w:tcPr>
          <w:p w14:paraId="77AB8413" w14:textId="77777777" w:rsidR="00C02A4C" w:rsidRPr="007042CA" w:rsidRDefault="00C02A4C" w:rsidP="00C756AF">
            <w:pPr>
              <w:rPr>
                <w:rFonts w:ascii="Times New Roman" w:hAnsi="Times New Roman" w:cs="Times New Roman"/>
              </w:rPr>
            </w:pPr>
          </w:p>
        </w:tc>
        <w:tc>
          <w:tcPr>
            <w:tcW w:w="1042" w:type="pct"/>
          </w:tcPr>
          <w:p w14:paraId="09F6D6B3" w14:textId="77777777" w:rsidR="00C02A4C" w:rsidRPr="007042CA" w:rsidRDefault="00C02A4C" w:rsidP="00C756AF">
            <w:pPr>
              <w:rPr>
                <w:rFonts w:ascii="Times New Roman" w:hAnsi="Times New Roman" w:cs="Times New Roman"/>
                <w:szCs w:val="24"/>
              </w:rPr>
            </w:pPr>
            <w:r w:rsidRPr="00A81ED9">
              <w:rPr>
                <w:rFonts w:ascii="Times New Roman" w:hAnsi="Times New Roman" w:cs="Times New Roman"/>
                <w:szCs w:val="24"/>
              </w:rPr>
              <w:t xml:space="preserve">279.7224 </w:t>
            </w:r>
            <w:r>
              <w:rPr>
                <w:rFonts w:ascii="Times New Roman" w:hAnsi="Times New Roman" w:cs="Times New Roman"/>
                <w:szCs w:val="24"/>
              </w:rPr>
              <w:t>(</w:t>
            </w:r>
            <w:r w:rsidRPr="00A81ED9">
              <w:rPr>
                <w:rFonts w:ascii="Times New Roman" w:hAnsi="Times New Roman" w:cs="Times New Roman"/>
                <w:b/>
                <w:bCs/>
                <w:szCs w:val="24"/>
              </w:rPr>
              <w:t>&lt;0.001</w:t>
            </w:r>
            <w:r>
              <w:rPr>
                <w:rFonts w:ascii="Times New Roman" w:hAnsi="Times New Roman" w:cs="Times New Roman"/>
                <w:szCs w:val="24"/>
              </w:rPr>
              <w:t>)</w:t>
            </w:r>
          </w:p>
        </w:tc>
      </w:tr>
      <w:tr w:rsidR="00C02A4C" w:rsidRPr="007042CA" w14:paraId="37E58BEF" w14:textId="77777777" w:rsidTr="00C756AF">
        <w:trPr>
          <w:jc w:val="center"/>
        </w:trPr>
        <w:tc>
          <w:tcPr>
            <w:tcW w:w="1444" w:type="pct"/>
          </w:tcPr>
          <w:p w14:paraId="0F6557F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Male</w:t>
            </w:r>
          </w:p>
        </w:tc>
        <w:tc>
          <w:tcPr>
            <w:tcW w:w="789" w:type="pct"/>
          </w:tcPr>
          <w:p w14:paraId="3DEBD8F9"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2,194(50.21)</w:t>
            </w:r>
          </w:p>
        </w:tc>
        <w:tc>
          <w:tcPr>
            <w:tcW w:w="915" w:type="pct"/>
          </w:tcPr>
          <w:p w14:paraId="1BEF9E2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1,148(26.27)</w:t>
            </w:r>
          </w:p>
        </w:tc>
        <w:tc>
          <w:tcPr>
            <w:tcW w:w="810" w:type="pct"/>
          </w:tcPr>
          <w:p w14:paraId="5293F665" w14:textId="77777777" w:rsidR="00C02A4C" w:rsidRPr="007042CA" w:rsidRDefault="00C02A4C" w:rsidP="00C756AF">
            <w:pPr>
              <w:rPr>
                <w:rFonts w:ascii="Times New Roman" w:hAnsi="Times New Roman" w:cs="Times New Roman"/>
              </w:rPr>
            </w:pPr>
            <w:r>
              <w:rPr>
                <w:rFonts w:ascii="Times New Roman" w:hAnsi="Times New Roman" w:cs="Times New Roman"/>
              </w:rPr>
              <w:t>3,342 (76.48)</w:t>
            </w:r>
          </w:p>
        </w:tc>
        <w:tc>
          <w:tcPr>
            <w:tcW w:w="1042" w:type="pct"/>
          </w:tcPr>
          <w:p w14:paraId="11605690" w14:textId="77777777" w:rsidR="00C02A4C" w:rsidRPr="007042CA" w:rsidRDefault="00C02A4C" w:rsidP="00C756AF">
            <w:pPr>
              <w:rPr>
                <w:rFonts w:ascii="Times New Roman" w:hAnsi="Times New Roman" w:cs="Times New Roman"/>
                <w:szCs w:val="24"/>
              </w:rPr>
            </w:pPr>
          </w:p>
        </w:tc>
      </w:tr>
      <w:tr w:rsidR="00C02A4C" w:rsidRPr="007042CA" w14:paraId="07D515D8" w14:textId="77777777" w:rsidTr="00C756AF">
        <w:trPr>
          <w:jc w:val="center"/>
        </w:trPr>
        <w:tc>
          <w:tcPr>
            <w:tcW w:w="1444" w:type="pct"/>
          </w:tcPr>
          <w:p w14:paraId="7C361D72"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Female</w:t>
            </w:r>
          </w:p>
        </w:tc>
        <w:tc>
          <w:tcPr>
            <w:tcW w:w="789" w:type="pct"/>
          </w:tcPr>
          <w:p w14:paraId="4314A583"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373(8.54)</w:t>
            </w:r>
          </w:p>
        </w:tc>
        <w:tc>
          <w:tcPr>
            <w:tcW w:w="915" w:type="pct"/>
          </w:tcPr>
          <w:p w14:paraId="0A1E594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655(14.99)</w:t>
            </w:r>
          </w:p>
        </w:tc>
        <w:tc>
          <w:tcPr>
            <w:tcW w:w="810" w:type="pct"/>
          </w:tcPr>
          <w:p w14:paraId="4952AABD" w14:textId="77777777" w:rsidR="00C02A4C" w:rsidRPr="007042CA" w:rsidRDefault="00C02A4C" w:rsidP="00C756AF">
            <w:pPr>
              <w:rPr>
                <w:rFonts w:ascii="Times New Roman" w:hAnsi="Times New Roman" w:cs="Times New Roman"/>
              </w:rPr>
            </w:pPr>
            <w:r>
              <w:rPr>
                <w:rFonts w:ascii="Times New Roman" w:hAnsi="Times New Roman" w:cs="Times New Roman"/>
              </w:rPr>
              <w:t>1,028(23.52)</w:t>
            </w:r>
          </w:p>
        </w:tc>
        <w:tc>
          <w:tcPr>
            <w:tcW w:w="1042" w:type="pct"/>
          </w:tcPr>
          <w:p w14:paraId="036D013C" w14:textId="77777777" w:rsidR="00C02A4C" w:rsidRPr="007042CA" w:rsidRDefault="00C02A4C" w:rsidP="00C756AF">
            <w:pPr>
              <w:rPr>
                <w:rFonts w:ascii="Times New Roman" w:hAnsi="Times New Roman" w:cs="Times New Roman"/>
                <w:szCs w:val="24"/>
              </w:rPr>
            </w:pPr>
          </w:p>
        </w:tc>
      </w:tr>
      <w:tr w:rsidR="00C02A4C" w:rsidRPr="007042CA" w14:paraId="4DA836CB" w14:textId="77777777" w:rsidTr="00C756AF">
        <w:trPr>
          <w:jc w:val="center"/>
        </w:trPr>
        <w:tc>
          <w:tcPr>
            <w:tcW w:w="5000" w:type="pct"/>
            <w:gridSpan w:val="5"/>
          </w:tcPr>
          <w:p w14:paraId="14B3B80B" w14:textId="77777777" w:rsidR="00C02A4C" w:rsidRPr="007042CA" w:rsidRDefault="00C02A4C" w:rsidP="00C756AF">
            <w:pPr>
              <w:jc w:val="center"/>
              <w:rPr>
                <w:rFonts w:ascii="Times New Roman" w:hAnsi="Times New Roman" w:cs="Times New Roman"/>
                <w:szCs w:val="24"/>
              </w:rPr>
            </w:pPr>
            <w:r w:rsidRPr="00A81ED9">
              <w:rPr>
                <w:rFonts w:ascii="Times New Roman" w:hAnsi="Times New Roman" w:cs="Times New Roman"/>
                <w:b/>
                <w:bCs/>
                <w:szCs w:val="24"/>
              </w:rPr>
              <w:t>Household &amp; Socioeconomic Factors</w:t>
            </w:r>
          </w:p>
        </w:tc>
      </w:tr>
      <w:tr w:rsidR="00C02A4C" w:rsidRPr="007042CA" w14:paraId="2C107808" w14:textId="77777777" w:rsidTr="00C756AF">
        <w:trPr>
          <w:jc w:val="center"/>
        </w:trPr>
        <w:tc>
          <w:tcPr>
            <w:tcW w:w="1444" w:type="pct"/>
          </w:tcPr>
          <w:p w14:paraId="494AD772"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Household Wealth Status</w:t>
            </w:r>
          </w:p>
        </w:tc>
        <w:tc>
          <w:tcPr>
            <w:tcW w:w="789" w:type="pct"/>
          </w:tcPr>
          <w:p w14:paraId="5738181D" w14:textId="77777777" w:rsidR="00C02A4C" w:rsidRPr="007042CA" w:rsidRDefault="00C02A4C" w:rsidP="00C756AF">
            <w:pPr>
              <w:rPr>
                <w:rFonts w:ascii="Times New Roman" w:hAnsi="Times New Roman" w:cs="Times New Roman"/>
                <w:szCs w:val="24"/>
              </w:rPr>
            </w:pPr>
          </w:p>
        </w:tc>
        <w:tc>
          <w:tcPr>
            <w:tcW w:w="915" w:type="pct"/>
          </w:tcPr>
          <w:p w14:paraId="1E01F95D" w14:textId="77777777" w:rsidR="00C02A4C" w:rsidRPr="007042CA" w:rsidRDefault="00C02A4C" w:rsidP="00C756AF">
            <w:pPr>
              <w:rPr>
                <w:rFonts w:ascii="Times New Roman" w:hAnsi="Times New Roman" w:cs="Times New Roman"/>
                <w:szCs w:val="24"/>
              </w:rPr>
            </w:pPr>
          </w:p>
        </w:tc>
        <w:tc>
          <w:tcPr>
            <w:tcW w:w="810" w:type="pct"/>
          </w:tcPr>
          <w:p w14:paraId="4CC81CAE" w14:textId="77777777" w:rsidR="00C02A4C" w:rsidRPr="007042CA" w:rsidRDefault="00C02A4C" w:rsidP="00C756AF">
            <w:pPr>
              <w:rPr>
                <w:rFonts w:ascii="Times New Roman" w:hAnsi="Times New Roman" w:cs="Times New Roman"/>
              </w:rPr>
            </w:pPr>
          </w:p>
        </w:tc>
        <w:tc>
          <w:tcPr>
            <w:tcW w:w="1042" w:type="pct"/>
          </w:tcPr>
          <w:p w14:paraId="34012C62" w14:textId="77777777" w:rsidR="00C02A4C" w:rsidRPr="007042CA" w:rsidRDefault="00C02A4C" w:rsidP="00C756AF">
            <w:pPr>
              <w:rPr>
                <w:rFonts w:ascii="Times New Roman" w:hAnsi="Times New Roman" w:cs="Times New Roman"/>
                <w:szCs w:val="24"/>
              </w:rPr>
            </w:pPr>
            <w:r w:rsidRPr="00814CC9">
              <w:rPr>
                <w:rFonts w:ascii="Times New Roman" w:hAnsi="Times New Roman" w:cs="Times New Roman"/>
                <w:szCs w:val="24"/>
              </w:rPr>
              <w:t>1.0750</w:t>
            </w:r>
            <w:r>
              <w:rPr>
                <w:rFonts w:ascii="Times New Roman" w:hAnsi="Times New Roman" w:cs="Times New Roman"/>
                <w:szCs w:val="24"/>
              </w:rPr>
              <w:t>(0.584)</w:t>
            </w:r>
          </w:p>
        </w:tc>
      </w:tr>
      <w:tr w:rsidR="00C02A4C" w:rsidRPr="007042CA" w14:paraId="360E84A2" w14:textId="77777777" w:rsidTr="00C756AF">
        <w:trPr>
          <w:jc w:val="center"/>
        </w:trPr>
        <w:tc>
          <w:tcPr>
            <w:tcW w:w="1444" w:type="pct"/>
          </w:tcPr>
          <w:p w14:paraId="0ED988E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Poor</w:t>
            </w:r>
          </w:p>
        </w:tc>
        <w:tc>
          <w:tcPr>
            <w:tcW w:w="789" w:type="pct"/>
          </w:tcPr>
          <w:p w14:paraId="4A64B52B"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880(20.14)</w:t>
            </w:r>
          </w:p>
        </w:tc>
        <w:tc>
          <w:tcPr>
            <w:tcW w:w="915" w:type="pct"/>
          </w:tcPr>
          <w:p w14:paraId="14870A8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635(14.53)</w:t>
            </w:r>
          </w:p>
        </w:tc>
        <w:tc>
          <w:tcPr>
            <w:tcW w:w="810" w:type="pct"/>
          </w:tcPr>
          <w:p w14:paraId="1BAB1FE7" w14:textId="77777777" w:rsidR="00C02A4C" w:rsidRPr="007042CA" w:rsidRDefault="00C02A4C" w:rsidP="00C756AF">
            <w:pPr>
              <w:rPr>
                <w:rFonts w:ascii="Times New Roman" w:hAnsi="Times New Roman" w:cs="Times New Roman"/>
              </w:rPr>
            </w:pPr>
            <w:r>
              <w:rPr>
                <w:rFonts w:ascii="Times New Roman" w:hAnsi="Times New Roman" w:cs="Times New Roman"/>
              </w:rPr>
              <w:t>1,515(34.67)</w:t>
            </w:r>
          </w:p>
        </w:tc>
        <w:tc>
          <w:tcPr>
            <w:tcW w:w="1042" w:type="pct"/>
          </w:tcPr>
          <w:p w14:paraId="0EF3B25E" w14:textId="77777777" w:rsidR="00C02A4C" w:rsidRPr="007042CA" w:rsidRDefault="00C02A4C" w:rsidP="00C756AF">
            <w:pPr>
              <w:rPr>
                <w:rFonts w:ascii="Times New Roman" w:hAnsi="Times New Roman" w:cs="Times New Roman"/>
                <w:szCs w:val="24"/>
              </w:rPr>
            </w:pPr>
          </w:p>
        </w:tc>
      </w:tr>
      <w:tr w:rsidR="00C02A4C" w:rsidRPr="007042CA" w14:paraId="66B4B5EE" w14:textId="77777777" w:rsidTr="00C756AF">
        <w:trPr>
          <w:jc w:val="center"/>
        </w:trPr>
        <w:tc>
          <w:tcPr>
            <w:tcW w:w="1444" w:type="pct"/>
          </w:tcPr>
          <w:p w14:paraId="6603157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Middle</w:t>
            </w:r>
          </w:p>
        </w:tc>
        <w:tc>
          <w:tcPr>
            <w:tcW w:w="789" w:type="pct"/>
          </w:tcPr>
          <w:p w14:paraId="1F5A5AAF"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518(11.85)</w:t>
            </w:r>
          </w:p>
        </w:tc>
        <w:tc>
          <w:tcPr>
            <w:tcW w:w="915" w:type="pct"/>
          </w:tcPr>
          <w:p w14:paraId="68559BC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342(7.83)</w:t>
            </w:r>
          </w:p>
        </w:tc>
        <w:tc>
          <w:tcPr>
            <w:tcW w:w="810" w:type="pct"/>
          </w:tcPr>
          <w:p w14:paraId="37450D16" w14:textId="77777777" w:rsidR="00C02A4C" w:rsidRPr="007042CA" w:rsidRDefault="00C02A4C" w:rsidP="00C756AF">
            <w:pPr>
              <w:rPr>
                <w:rFonts w:ascii="Times New Roman" w:hAnsi="Times New Roman" w:cs="Times New Roman"/>
              </w:rPr>
            </w:pPr>
            <w:r>
              <w:rPr>
                <w:rFonts w:ascii="Times New Roman" w:hAnsi="Times New Roman" w:cs="Times New Roman"/>
              </w:rPr>
              <w:t>860(19.68)</w:t>
            </w:r>
          </w:p>
        </w:tc>
        <w:tc>
          <w:tcPr>
            <w:tcW w:w="1042" w:type="pct"/>
          </w:tcPr>
          <w:p w14:paraId="6F13D3E4" w14:textId="77777777" w:rsidR="00C02A4C" w:rsidRPr="007042CA" w:rsidRDefault="00C02A4C" w:rsidP="00C756AF">
            <w:pPr>
              <w:rPr>
                <w:rFonts w:ascii="Times New Roman" w:hAnsi="Times New Roman" w:cs="Times New Roman"/>
                <w:szCs w:val="24"/>
              </w:rPr>
            </w:pPr>
          </w:p>
        </w:tc>
      </w:tr>
      <w:tr w:rsidR="00C02A4C" w:rsidRPr="007042CA" w14:paraId="50E4911B" w14:textId="77777777" w:rsidTr="00C756AF">
        <w:trPr>
          <w:jc w:val="center"/>
        </w:trPr>
        <w:tc>
          <w:tcPr>
            <w:tcW w:w="1444" w:type="pct"/>
          </w:tcPr>
          <w:p w14:paraId="3DB45F13" w14:textId="77777777" w:rsidR="00C02A4C" w:rsidRDefault="00C02A4C" w:rsidP="00C756AF">
            <w:pPr>
              <w:rPr>
                <w:rFonts w:ascii="Times New Roman" w:hAnsi="Times New Roman" w:cs="Times New Roman"/>
              </w:rPr>
            </w:pPr>
            <w:r>
              <w:rPr>
                <w:rFonts w:ascii="Times New Roman" w:hAnsi="Times New Roman" w:cs="Times New Roman"/>
              </w:rPr>
              <w:t>Rich</w:t>
            </w:r>
          </w:p>
        </w:tc>
        <w:tc>
          <w:tcPr>
            <w:tcW w:w="789" w:type="pct"/>
          </w:tcPr>
          <w:p w14:paraId="4BB04028" w14:textId="77777777" w:rsidR="00C02A4C" w:rsidRPr="007042CA" w:rsidRDefault="00C02A4C" w:rsidP="00C756AF">
            <w:pPr>
              <w:rPr>
                <w:rFonts w:ascii="Times New Roman" w:hAnsi="Times New Roman" w:cs="Times New Roman"/>
              </w:rPr>
            </w:pPr>
            <w:r>
              <w:rPr>
                <w:rFonts w:ascii="Times New Roman" w:hAnsi="Times New Roman" w:cs="Times New Roman"/>
              </w:rPr>
              <w:t>1,169(26.75)</w:t>
            </w:r>
          </w:p>
        </w:tc>
        <w:tc>
          <w:tcPr>
            <w:tcW w:w="915" w:type="pct"/>
          </w:tcPr>
          <w:p w14:paraId="439A19B8" w14:textId="77777777" w:rsidR="00C02A4C" w:rsidRPr="007042CA" w:rsidRDefault="00C02A4C" w:rsidP="00C756AF">
            <w:pPr>
              <w:rPr>
                <w:rFonts w:ascii="Times New Roman" w:hAnsi="Times New Roman" w:cs="Times New Roman"/>
              </w:rPr>
            </w:pPr>
            <w:r>
              <w:rPr>
                <w:rFonts w:ascii="Times New Roman" w:hAnsi="Times New Roman" w:cs="Times New Roman"/>
              </w:rPr>
              <w:t>826(18.90)</w:t>
            </w:r>
          </w:p>
        </w:tc>
        <w:tc>
          <w:tcPr>
            <w:tcW w:w="810" w:type="pct"/>
          </w:tcPr>
          <w:p w14:paraId="09D983DC" w14:textId="77777777" w:rsidR="00C02A4C" w:rsidRPr="007042CA" w:rsidRDefault="00C02A4C" w:rsidP="00C756AF">
            <w:pPr>
              <w:rPr>
                <w:rFonts w:ascii="Times New Roman" w:hAnsi="Times New Roman" w:cs="Times New Roman"/>
              </w:rPr>
            </w:pPr>
            <w:r>
              <w:rPr>
                <w:rFonts w:ascii="Times New Roman" w:hAnsi="Times New Roman" w:cs="Times New Roman"/>
              </w:rPr>
              <w:t>1,995(45.65)</w:t>
            </w:r>
          </w:p>
        </w:tc>
        <w:tc>
          <w:tcPr>
            <w:tcW w:w="1042" w:type="pct"/>
          </w:tcPr>
          <w:p w14:paraId="78A4447E" w14:textId="77777777" w:rsidR="00C02A4C" w:rsidRPr="007042CA" w:rsidRDefault="00C02A4C" w:rsidP="00C756AF">
            <w:pPr>
              <w:rPr>
                <w:rFonts w:ascii="Times New Roman" w:hAnsi="Times New Roman" w:cs="Times New Roman"/>
              </w:rPr>
            </w:pPr>
          </w:p>
        </w:tc>
      </w:tr>
      <w:tr w:rsidR="00C02A4C" w:rsidRPr="007042CA" w14:paraId="460329D7" w14:textId="77777777" w:rsidTr="00C756AF">
        <w:trPr>
          <w:jc w:val="center"/>
        </w:trPr>
        <w:tc>
          <w:tcPr>
            <w:tcW w:w="1444" w:type="pct"/>
          </w:tcPr>
          <w:p w14:paraId="6B9F920C"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Household Size</w:t>
            </w:r>
          </w:p>
        </w:tc>
        <w:tc>
          <w:tcPr>
            <w:tcW w:w="789" w:type="pct"/>
          </w:tcPr>
          <w:p w14:paraId="63B2BD02" w14:textId="77777777" w:rsidR="00C02A4C" w:rsidRPr="007042CA" w:rsidRDefault="00C02A4C" w:rsidP="00C756AF">
            <w:pPr>
              <w:rPr>
                <w:rFonts w:ascii="Times New Roman" w:hAnsi="Times New Roman" w:cs="Times New Roman"/>
                <w:szCs w:val="24"/>
              </w:rPr>
            </w:pPr>
          </w:p>
        </w:tc>
        <w:tc>
          <w:tcPr>
            <w:tcW w:w="915" w:type="pct"/>
          </w:tcPr>
          <w:p w14:paraId="5B09F03C" w14:textId="77777777" w:rsidR="00C02A4C" w:rsidRPr="007042CA" w:rsidRDefault="00C02A4C" w:rsidP="00C756AF">
            <w:pPr>
              <w:rPr>
                <w:rFonts w:ascii="Times New Roman" w:hAnsi="Times New Roman" w:cs="Times New Roman"/>
                <w:szCs w:val="24"/>
              </w:rPr>
            </w:pPr>
          </w:p>
        </w:tc>
        <w:tc>
          <w:tcPr>
            <w:tcW w:w="810" w:type="pct"/>
          </w:tcPr>
          <w:p w14:paraId="275206F7" w14:textId="77777777" w:rsidR="00C02A4C" w:rsidRPr="007042CA" w:rsidRDefault="00C02A4C" w:rsidP="00C756AF">
            <w:pPr>
              <w:rPr>
                <w:rFonts w:ascii="Times New Roman" w:hAnsi="Times New Roman" w:cs="Times New Roman"/>
              </w:rPr>
            </w:pPr>
          </w:p>
        </w:tc>
        <w:tc>
          <w:tcPr>
            <w:tcW w:w="1042" w:type="pct"/>
          </w:tcPr>
          <w:p w14:paraId="10E1EB0E" w14:textId="77777777" w:rsidR="00C02A4C" w:rsidRPr="007042CA" w:rsidRDefault="00C02A4C" w:rsidP="00C756AF">
            <w:pPr>
              <w:rPr>
                <w:rFonts w:ascii="Times New Roman" w:hAnsi="Times New Roman" w:cs="Times New Roman"/>
                <w:szCs w:val="24"/>
              </w:rPr>
            </w:pPr>
            <w:r w:rsidRPr="00814CC9">
              <w:rPr>
                <w:rFonts w:ascii="Times New Roman" w:hAnsi="Times New Roman" w:cs="Times New Roman"/>
                <w:szCs w:val="24"/>
              </w:rPr>
              <w:t>1.0537</w:t>
            </w:r>
            <w:r>
              <w:rPr>
                <w:rFonts w:ascii="Times New Roman" w:hAnsi="Times New Roman" w:cs="Times New Roman"/>
                <w:szCs w:val="24"/>
              </w:rPr>
              <w:t>(0.305)</w:t>
            </w:r>
            <w:r w:rsidRPr="00814CC9">
              <w:rPr>
                <w:rFonts w:ascii="Times New Roman" w:hAnsi="Times New Roman" w:cs="Times New Roman"/>
                <w:szCs w:val="24"/>
              </w:rPr>
              <w:t xml:space="preserve"> </w:t>
            </w:r>
          </w:p>
        </w:tc>
      </w:tr>
      <w:tr w:rsidR="00C02A4C" w:rsidRPr="007042CA" w14:paraId="26EB0231" w14:textId="77777777" w:rsidTr="00C756AF">
        <w:trPr>
          <w:jc w:val="center"/>
        </w:trPr>
        <w:tc>
          <w:tcPr>
            <w:tcW w:w="1444" w:type="pct"/>
          </w:tcPr>
          <w:p w14:paraId="0268E7F7" w14:textId="77777777" w:rsidR="00C02A4C" w:rsidRPr="007042CA" w:rsidRDefault="00C02A4C" w:rsidP="00C756AF">
            <w:pPr>
              <w:rPr>
                <w:rFonts w:ascii="Times New Roman" w:hAnsi="Times New Roman" w:cs="Times New Roman"/>
                <w:szCs w:val="24"/>
              </w:rPr>
            </w:pPr>
            <w:r w:rsidRPr="00814CC9">
              <w:rPr>
                <w:rFonts w:ascii="Times New Roman" w:hAnsi="Times New Roman" w:cs="Times New Roman"/>
                <w:szCs w:val="24"/>
              </w:rPr>
              <w:t xml:space="preserve"> Less than </w:t>
            </w:r>
            <w:r>
              <w:rPr>
                <w:rFonts w:ascii="Times New Roman" w:hAnsi="Times New Roman" w:cs="Times New Roman"/>
                <w:szCs w:val="24"/>
              </w:rPr>
              <w:t>5</w:t>
            </w:r>
          </w:p>
        </w:tc>
        <w:tc>
          <w:tcPr>
            <w:tcW w:w="789" w:type="pct"/>
          </w:tcPr>
          <w:p w14:paraId="0D978D7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1,195(27.35</w:t>
            </w:r>
            <w:r w:rsidRPr="007042CA">
              <w:rPr>
                <w:rFonts w:ascii="Times New Roman" w:hAnsi="Times New Roman" w:cs="Times New Roman"/>
                <w:szCs w:val="24"/>
              </w:rPr>
              <w:t>)</w:t>
            </w:r>
          </w:p>
        </w:tc>
        <w:tc>
          <w:tcPr>
            <w:tcW w:w="915" w:type="pct"/>
          </w:tcPr>
          <w:p w14:paraId="0A1A60C1"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1,372(21.40)</w:t>
            </w:r>
          </w:p>
        </w:tc>
        <w:tc>
          <w:tcPr>
            <w:tcW w:w="810" w:type="pct"/>
          </w:tcPr>
          <w:p w14:paraId="30FE8CC7" w14:textId="77777777" w:rsidR="00C02A4C" w:rsidRPr="007042CA" w:rsidRDefault="00C02A4C" w:rsidP="00C756AF">
            <w:pPr>
              <w:rPr>
                <w:rFonts w:ascii="Times New Roman" w:hAnsi="Times New Roman" w:cs="Times New Roman"/>
              </w:rPr>
            </w:pPr>
            <w:r>
              <w:rPr>
                <w:rFonts w:ascii="Times New Roman" w:hAnsi="Times New Roman" w:cs="Times New Roman"/>
              </w:rPr>
              <w:t>2,006(45.90)</w:t>
            </w:r>
          </w:p>
        </w:tc>
        <w:tc>
          <w:tcPr>
            <w:tcW w:w="1042" w:type="pct"/>
          </w:tcPr>
          <w:p w14:paraId="306B7EC4" w14:textId="77777777" w:rsidR="00C02A4C" w:rsidRPr="007042CA" w:rsidRDefault="00C02A4C" w:rsidP="00C756AF">
            <w:pPr>
              <w:rPr>
                <w:rFonts w:ascii="Times New Roman" w:hAnsi="Times New Roman" w:cs="Times New Roman"/>
                <w:szCs w:val="24"/>
              </w:rPr>
            </w:pPr>
          </w:p>
        </w:tc>
      </w:tr>
      <w:tr w:rsidR="00C02A4C" w:rsidRPr="007042CA" w14:paraId="3AAD1A89" w14:textId="77777777" w:rsidTr="00C756AF">
        <w:trPr>
          <w:jc w:val="center"/>
        </w:trPr>
        <w:tc>
          <w:tcPr>
            <w:tcW w:w="1444" w:type="pct"/>
          </w:tcPr>
          <w:p w14:paraId="20BFD53D" w14:textId="77777777" w:rsidR="00C02A4C" w:rsidRPr="007042CA" w:rsidRDefault="00C02A4C" w:rsidP="00C756AF">
            <w:pPr>
              <w:rPr>
                <w:rFonts w:ascii="Times New Roman" w:hAnsi="Times New Roman" w:cs="Times New Roman"/>
              </w:rPr>
            </w:pPr>
            <w:r w:rsidRPr="00B607C1">
              <w:rPr>
                <w:rFonts w:ascii="Times New Roman" w:hAnsi="Times New Roman" w:cs="Times New Roman"/>
              </w:rPr>
              <w:t>≥</w:t>
            </w:r>
            <w:r>
              <w:rPr>
                <w:rFonts w:ascii="Times New Roman" w:hAnsi="Times New Roman" w:cs="Times New Roman"/>
              </w:rPr>
              <w:t xml:space="preserve"> 5</w:t>
            </w:r>
          </w:p>
        </w:tc>
        <w:tc>
          <w:tcPr>
            <w:tcW w:w="789" w:type="pct"/>
          </w:tcPr>
          <w:p w14:paraId="7A644AEA" w14:textId="77777777" w:rsidR="00C02A4C" w:rsidRPr="007042CA" w:rsidRDefault="00C02A4C" w:rsidP="00C756AF">
            <w:pPr>
              <w:rPr>
                <w:rFonts w:ascii="Times New Roman" w:hAnsi="Times New Roman" w:cs="Times New Roman"/>
              </w:rPr>
            </w:pPr>
            <w:r>
              <w:rPr>
                <w:rFonts w:ascii="Times New Roman" w:hAnsi="Times New Roman" w:cs="Times New Roman"/>
                <w:szCs w:val="24"/>
              </w:rPr>
              <w:t>811(18.56)</w:t>
            </w:r>
          </w:p>
        </w:tc>
        <w:tc>
          <w:tcPr>
            <w:tcW w:w="915" w:type="pct"/>
          </w:tcPr>
          <w:p w14:paraId="749AF754" w14:textId="77777777" w:rsidR="00C02A4C" w:rsidRPr="007042CA" w:rsidRDefault="00C02A4C" w:rsidP="00C756AF">
            <w:pPr>
              <w:rPr>
                <w:rFonts w:ascii="Times New Roman" w:hAnsi="Times New Roman" w:cs="Times New Roman"/>
              </w:rPr>
            </w:pPr>
            <w:r>
              <w:rPr>
                <w:rFonts w:ascii="Times New Roman" w:hAnsi="Times New Roman" w:cs="Times New Roman"/>
                <w:szCs w:val="24"/>
              </w:rPr>
              <w:t>992(22.70)</w:t>
            </w:r>
          </w:p>
        </w:tc>
        <w:tc>
          <w:tcPr>
            <w:tcW w:w="810" w:type="pct"/>
          </w:tcPr>
          <w:p w14:paraId="780F4953" w14:textId="77777777" w:rsidR="00C02A4C" w:rsidRPr="007042CA" w:rsidRDefault="00C02A4C" w:rsidP="00C756AF">
            <w:pPr>
              <w:rPr>
                <w:rFonts w:ascii="Times New Roman" w:hAnsi="Times New Roman" w:cs="Times New Roman"/>
              </w:rPr>
            </w:pPr>
            <w:r>
              <w:rPr>
                <w:rFonts w:ascii="Times New Roman" w:hAnsi="Times New Roman" w:cs="Times New Roman"/>
              </w:rPr>
              <w:t>2,364(54.10)</w:t>
            </w:r>
          </w:p>
        </w:tc>
        <w:tc>
          <w:tcPr>
            <w:tcW w:w="1042" w:type="pct"/>
          </w:tcPr>
          <w:p w14:paraId="7D7CE012" w14:textId="77777777" w:rsidR="00C02A4C" w:rsidRPr="007042CA" w:rsidRDefault="00C02A4C" w:rsidP="00C756AF">
            <w:pPr>
              <w:rPr>
                <w:rFonts w:ascii="Times New Roman" w:hAnsi="Times New Roman" w:cs="Times New Roman"/>
              </w:rPr>
            </w:pPr>
          </w:p>
        </w:tc>
      </w:tr>
      <w:tr w:rsidR="00C02A4C" w:rsidRPr="007042CA" w14:paraId="737E8FC4" w14:textId="77777777" w:rsidTr="00C756AF">
        <w:trPr>
          <w:jc w:val="center"/>
        </w:trPr>
        <w:tc>
          <w:tcPr>
            <w:tcW w:w="1444" w:type="pct"/>
          </w:tcPr>
          <w:p w14:paraId="1DDFC753"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Household Ownership</w:t>
            </w:r>
          </w:p>
        </w:tc>
        <w:tc>
          <w:tcPr>
            <w:tcW w:w="789" w:type="pct"/>
          </w:tcPr>
          <w:p w14:paraId="2CEE6E8E" w14:textId="77777777" w:rsidR="00C02A4C" w:rsidRPr="007042CA" w:rsidRDefault="00C02A4C" w:rsidP="00C756AF">
            <w:pPr>
              <w:rPr>
                <w:rFonts w:ascii="Times New Roman" w:hAnsi="Times New Roman" w:cs="Times New Roman"/>
                <w:szCs w:val="24"/>
              </w:rPr>
            </w:pPr>
          </w:p>
        </w:tc>
        <w:tc>
          <w:tcPr>
            <w:tcW w:w="915" w:type="pct"/>
          </w:tcPr>
          <w:p w14:paraId="5214084A" w14:textId="77777777" w:rsidR="00C02A4C" w:rsidRPr="007042CA" w:rsidRDefault="00C02A4C" w:rsidP="00C756AF">
            <w:pPr>
              <w:rPr>
                <w:rFonts w:ascii="Times New Roman" w:hAnsi="Times New Roman" w:cs="Times New Roman"/>
                <w:szCs w:val="24"/>
              </w:rPr>
            </w:pPr>
          </w:p>
        </w:tc>
        <w:tc>
          <w:tcPr>
            <w:tcW w:w="810" w:type="pct"/>
          </w:tcPr>
          <w:p w14:paraId="658EDC64" w14:textId="77777777" w:rsidR="00C02A4C" w:rsidRPr="007042CA" w:rsidRDefault="00C02A4C" w:rsidP="00C756AF">
            <w:pPr>
              <w:rPr>
                <w:rFonts w:ascii="Times New Roman" w:hAnsi="Times New Roman" w:cs="Times New Roman"/>
              </w:rPr>
            </w:pPr>
          </w:p>
        </w:tc>
        <w:tc>
          <w:tcPr>
            <w:tcW w:w="1042" w:type="pct"/>
          </w:tcPr>
          <w:p w14:paraId="34A9DC8B" w14:textId="77777777" w:rsidR="00C02A4C" w:rsidRPr="007042CA" w:rsidRDefault="00C02A4C" w:rsidP="00C756AF">
            <w:pPr>
              <w:rPr>
                <w:rFonts w:ascii="Times New Roman" w:hAnsi="Times New Roman" w:cs="Times New Roman"/>
                <w:szCs w:val="24"/>
              </w:rPr>
            </w:pPr>
            <w:r w:rsidRPr="000761F8">
              <w:rPr>
                <w:rFonts w:ascii="Times New Roman" w:hAnsi="Times New Roman" w:cs="Times New Roman"/>
                <w:szCs w:val="24"/>
              </w:rPr>
              <w:t>2.2373</w:t>
            </w:r>
            <w:r>
              <w:rPr>
                <w:rFonts w:ascii="Times New Roman" w:hAnsi="Times New Roman" w:cs="Times New Roman"/>
                <w:szCs w:val="24"/>
              </w:rPr>
              <w:t>(0.135)</w:t>
            </w:r>
            <w:r w:rsidRPr="000761F8">
              <w:rPr>
                <w:rFonts w:ascii="Times New Roman" w:hAnsi="Times New Roman" w:cs="Times New Roman"/>
                <w:szCs w:val="24"/>
              </w:rPr>
              <w:t xml:space="preserve"> </w:t>
            </w:r>
          </w:p>
        </w:tc>
      </w:tr>
      <w:tr w:rsidR="00C02A4C" w:rsidRPr="007042CA" w14:paraId="4379DC1B" w14:textId="77777777" w:rsidTr="00C756AF">
        <w:trPr>
          <w:jc w:val="center"/>
        </w:trPr>
        <w:tc>
          <w:tcPr>
            <w:tcW w:w="1444" w:type="pct"/>
          </w:tcPr>
          <w:p w14:paraId="595E592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Does not Own</w:t>
            </w:r>
          </w:p>
        </w:tc>
        <w:tc>
          <w:tcPr>
            <w:tcW w:w="789" w:type="pct"/>
          </w:tcPr>
          <w:p w14:paraId="138EE5E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2,458(56.25)</w:t>
            </w:r>
          </w:p>
        </w:tc>
        <w:tc>
          <w:tcPr>
            <w:tcW w:w="915" w:type="pct"/>
          </w:tcPr>
          <w:p w14:paraId="6C16228F"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1,209(39.11)</w:t>
            </w:r>
          </w:p>
        </w:tc>
        <w:tc>
          <w:tcPr>
            <w:tcW w:w="810" w:type="pct"/>
          </w:tcPr>
          <w:p w14:paraId="2838B3C6" w14:textId="77777777" w:rsidR="00C02A4C" w:rsidRPr="007042CA" w:rsidRDefault="00C02A4C" w:rsidP="00C756AF">
            <w:pPr>
              <w:rPr>
                <w:rFonts w:ascii="Times New Roman" w:hAnsi="Times New Roman" w:cs="Times New Roman"/>
              </w:rPr>
            </w:pPr>
            <w:r>
              <w:rPr>
                <w:rFonts w:ascii="Times New Roman" w:hAnsi="Times New Roman" w:cs="Times New Roman"/>
              </w:rPr>
              <w:t>4,167(95.35)</w:t>
            </w:r>
          </w:p>
        </w:tc>
        <w:tc>
          <w:tcPr>
            <w:tcW w:w="1042" w:type="pct"/>
          </w:tcPr>
          <w:p w14:paraId="22557518" w14:textId="77777777" w:rsidR="00C02A4C" w:rsidRPr="007042CA" w:rsidRDefault="00C02A4C" w:rsidP="00C756AF">
            <w:pPr>
              <w:rPr>
                <w:rFonts w:ascii="Times New Roman" w:hAnsi="Times New Roman" w:cs="Times New Roman"/>
                <w:szCs w:val="24"/>
              </w:rPr>
            </w:pPr>
          </w:p>
        </w:tc>
      </w:tr>
      <w:tr w:rsidR="00C02A4C" w:rsidRPr="007042CA" w14:paraId="598C10DD" w14:textId="77777777" w:rsidTr="00C756AF">
        <w:trPr>
          <w:jc w:val="center"/>
        </w:trPr>
        <w:tc>
          <w:tcPr>
            <w:tcW w:w="1444" w:type="pct"/>
          </w:tcPr>
          <w:p w14:paraId="34FDCF1A"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Owns</w:t>
            </w:r>
          </w:p>
        </w:tc>
        <w:tc>
          <w:tcPr>
            <w:tcW w:w="789" w:type="pct"/>
          </w:tcPr>
          <w:p w14:paraId="07FEE361"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109(2.49)</w:t>
            </w:r>
          </w:p>
        </w:tc>
        <w:tc>
          <w:tcPr>
            <w:tcW w:w="915" w:type="pct"/>
          </w:tcPr>
          <w:p w14:paraId="5865A5E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94(2.15)</w:t>
            </w:r>
          </w:p>
        </w:tc>
        <w:tc>
          <w:tcPr>
            <w:tcW w:w="810" w:type="pct"/>
          </w:tcPr>
          <w:p w14:paraId="4E9B5CF3" w14:textId="77777777" w:rsidR="00C02A4C" w:rsidRPr="007042CA" w:rsidRDefault="00C02A4C" w:rsidP="00C756AF">
            <w:pPr>
              <w:rPr>
                <w:rFonts w:ascii="Times New Roman" w:hAnsi="Times New Roman" w:cs="Times New Roman"/>
              </w:rPr>
            </w:pPr>
            <w:r>
              <w:rPr>
                <w:rFonts w:ascii="Times New Roman" w:hAnsi="Times New Roman" w:cs="Times New Roman"/>
              </w:rPr>
              <w:t>203(4.65)</w:t>
            </w:r>
          </w:p>
        </w:tc>
        <w:tc>
          <w:tcPr>
            <w:tcW w:w="1042" w:type="pct"/>
          </w:tcPr>
          <w:p w14:paraId="3949A6AD" w14:textId="77777777" w:rsidR="00C02A4C" w:rsidRPr="007042CA" w:rsidRDefault="00C02A4C" w:rsidP="00C756AF">
            <w:pPr>
              <w:rPr>
                <w:rFonts w:ascii="Times New Roman" w:hAnsi="Times New Roman" w:cs="Times New Roman"/>
                <w:szCs w:val="24"/>
              </w:rPr>
            </w:pPr>
          </w:p>
        </w:tc>
      </w:tr>
      <w:tr w:rsidR="00C02A4C" w:rsidRPr="007042CA" w14:paraId="2A7CCFDB" w14:textId="77777777" w:rsidTr="00C756AF">
        <w:trPr>
          <w:jc w:val="center"/>
        </w:trPr>
        <w:tc>
          <w:tcPr>
            <w:tcW w:w="1444" w:type="pct"/>
          </w:tcPr>
          <w:p w14:paraId="6D6FDC34"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Household Assets</w:t>
            </w:r>
          </w:p>
        </w:tc>
        <w:tc>
          <w:tcPr>
            <w:tcW w:w="789" w:type="pct"/>
          </w:tcPr>
          <w:p w14:paraId="775FA2A2" w14:textId="77777777" w:rsidR="00C02A4C" w:rsidRPr="007042CA" w:rsidRDefault="00C02A4C" w:rsidP="00C756AF">
            <w:pPr>
              <w:rPr>
                <w:rFonts w:ascii="Times New Roman" w:hAnsi="Times New Roman" w:cs="Times New Roman"/>
                <w:szCs w:val="24"/>
              </w:rPr>
            </w:pPr>
          </w:p>
        </w:tc>
        <w:tc>
          <w:tcPr>
            <w:tcW w:w="915" w:type="pct"/>
          </w:tcPr>
          <w:p w14:paraId="2AEF28D9" w14:textId="77777777" w:rsidR="00C02A4C" w:rsidRPr="007042CA" w:rsidRDefault="00C02A4C" w:rsidP="00C756AF">
            <w:pPr>
              <w:rPr>
                <w:rFonts w:ascii="Times New Roman" w:hAnsi="Times New Roman" w:cs="Times New Roman"/>
                <w:szCs w:val="24"/>
              </w:rPr>
            </w:pPr>
          </w:p>
        </w:tc>
        <w:tc>
          <w:tcPr>
            <w:tcW w:w="810" w:type="pct"/>
          </w:tcPr>
          <w:p w14:paraId="33FEDA62" w14:textId="77777777" w:rsidR="00C02A4C" w:rsidRPr="007042CA" w:rsidRDefault="00C02A4C" w:rsidP="00C756AF">
            <w:pPr>
              <w:rPr>
                <w:rFonts w:ascii="Times New Roman" w:hAnsi="Times New Roman" w:cs="Times New Roman"/>
              </w:rPr>
            </w:pPr>
          </w:p>
        </w:tc>
        <w:tc>
          <w:tcPr>
            <w:tcW w:w="1042" w:type="pct"/>
          </w:tcPr>
          <w:p w14:paraId="530CBB5D" w14:textId="77777777" w:rsidR="00C02A4C" w:rsidRPr="007042CA" w:rsidRDefault="00C02A4C" w:rsidP="00C756AF">
            <w:pPr>
              <w:rPr>
                <w:rFonts w:ascii="Times New Roman" w:hAnsi="Times New Roman" w:cs="Times New Roman"/>
                <w:szCs w:val="24"/>
              </w:rPr>
            </w:pPr>
            <w:r w:rsidRPr="000761F8">
              <w:rPr>
                <w:rFonts w:ascii="Times New Roman" w:hAnsi="Times New Roman" w:cs="Times New Roman"/>
                <w:szCs w:val="24"/>
              </w:rPr>
              <w:t xml:space="preserve">4.2316 </w:t>
            </w:r>
            <w:r>
              <w:rPr>
                <w:rFonts w:ascii="Times New Roman" w:hAnsi="Times New Roman" w:cs="Times New Roman"/>
                <w:szCs w:val="24"/>
              </w:rPr>
              <w:t>(0.040)</w:t>
            </w:r>
          </w:p>
        </w:tc>
      </w:tr>
      <w:tr w:rsidR="00C02A4C" w:rsidRPr="007042CA" w14:paraId="1E43BFC1" w14:textId="77777777" w:rsidTr="00C756AF">
        <w:trPr>
          <w:jc w:val="center"/>
        </w:trPr>
        <w:tc>
          <w:tcPr>
            <w:tcW w:w="1444" w:type="pct"/>
          </w:tcPr>
          <w:p w14:paraId="113EBBB6"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No</w:t>
            </w:r>
          </w:p>
        </w:tc>
        <w:tc>
          <w:tcPr>
            <w:tcW w:w="789" w:type="pct"/>
          </w:tcPr>
          <w:p w14:paraId="2EB3DC9B"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994(22.75)</w:t>
            </w:r>
          </w:p>
        </w:tc>
        <w:tc>
          <w:tcPr>
            <w:tcW w:w="915" w:type="pct"/>
          </w:tcPr>
          <w:p w14:paraId="4522F595"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643(14.71)</w:t>
            </w:r>
          </w:p>
        </w:tc>
        <w:tc>
          <w:tcPr>
            <w:tcW w:w="810" w:type="pct"/>
          </w:tcPr>
          <w:p w14:paraId="693435B6" w14:textId="77777777" w:rsidR="00C02A4C" w:rsidRPr="007042CA" w:rsidRDefault="00C02A4C" w:rsidP="00C756AF">
            <w:pPr>
              <w:rPr>
                <w:rFonts w:ascii="Times New Roman" w:hAnsi="Times New Roman" w:cs="Times New Roman"/>
              </w:rPr>
            </w:pPr>
            <w:r>
              <w:rPr>
                <w:rFonts w:ascii="Times New Roman" w:hAnsi="Times New Roman" w:cs="Times New Roman"/>
              </w:rPr>
              <w:t>1,637(37.46)</w:t>
            </w:r>
          </w:p>
        </w:tc>
        <w:tc>
          <w:tcPr>
            <w:tcW w:w="1042" w:type="pct"/>
          </w:tcPr>
          <w:p w14:paraId="12FD6621" w14:textId="77777777" w:rsidR="00C02A4C" w:rsidRPr="007042CA" w:rsidRDefault="00C02A4C" w:rsidP="00C756AF">
            <w:pPr>
              <w:rPr>
                <w:rFonts w:ascii="Times New Roman" w:hAnsi="Times New Roman" w:cs="Times New Roman"/>
                <w:szCs w:val="24"/>
              </w:rPr>
            </w:pPr>
          </w:p>
        </w:tc>
      </w:tr>
      <w:tr w:rsidR="00C02A4C" w:rsidRPr="007042CA" w14:paraId="0C613812" w14:textId="77777777" w:rsidTr="00C756AF">
        <w:trPr>
          <w:jc w:val="center"/>
        </w:trPr>
        <w:tc>
          <w:tcPr>
            <w:tcW w:w="1444" w:type="pct"/>
          </w:tcPr>
          <w:p w14:paraId="282018B2"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Yes</w:t>
            </w:r>
          </w:p>
        </w:tc>
        <w:tc>
          <w:tcPr>
            <w:tcW w:w="789" w:type="pct"/>
          </w:tcPr>
          <w:p w14:paraId="7260266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1,573(36.00)</w:t>
            </w:r>
          </w:p>
        </w:tc>
        <w:tc>
          <w:tcPr>
            <w:tcW w:w="915" w:type="pct"/>
          </w:tcPr>
          <w:p w14:paraId="6DAD162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1,160(26.54)</w:t>
            </w:r>
          </w:p>
        </w:tc>
        <w:tc>
          <w:tcPr>
            <w:tcW w:w="810" w:type="pct"/>
          </w:tcPr>
          <w:p w14:paraId="2438AC5E" w14:textId="77777777" w:rsidR="00C02A4C" w:rsidRPr="007042CA" w:rsidRDefault="00C02A4C" w:rsidP="00C756AF">
            <w:pPr>
              <w:rPr>
                <w:rFonts w:ascii="Times New Roman" w:hAnsi="Times New Roman" w:cs="Times New Roman"/>
              </w:rPr>
            </w:pPr>
            <w:r w:rsidRPr="000761F8">
              <w:rPr>
                <w:rFonts w:ascii="Times New Roman" w:hAnsi="Times New Roman" w:cs="Times New Roman"/>
              </w:rPr>
              <w:t xml:space="preserve"> 2,733</w:t>
            </w:r>
            <w:r>
              <w:rPr>
                <w:rFonts w:ascii="Times New Roman" w:hAnsi="Times New Roman" w:cs="Times New Roman"/>
              </w:rPr>
              <w:t>(62.54)</w:t>
            </w:r>
          </w:p>
        </w:tc>
        <w:tc>
          <w:tcPr>
            <w:tcW w:w="1042" w:type="pct"/>
          </w:tcPr>
          <w:p w14:paraId="2D395AE8" w14:textId="77777777" w:rsidR="00C02A4C" w:rsidRPr="007042CA" w:rsidRDefault="00C02A4C" w:rsidP="00C756AF">
            <w:pPr>
              <w:rPr>
                <w:rFonts w:ascii="Times New Roman" w:hAnsi="Times New Roman" w:cs="Times New Roman"/>
                <w:szCs w:val="24"/>
              </w:rPr>
            </w:pPr>
          </w:p>
        </w:tc>
      </w:tr>
      <w:tr w:rsidR="00C02A4C" w:rsidRPr="007042CA" w14:paraId="74F871DB" w14:textId="77777777" w:rsidTr="00C756AF">
        <w:trPr>
          <w:jc w:val="center"/>
        </w:trPr>
        <w:tc>
          <w:tcPr>
            <w:tcW w:w="1444" w:type="pct"/>
          </w:tcPr>
          <w:p w14:paraId="08B0D073"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Household Materials</w:t>
            </w:r>
          </w:p>
        </w:tc>
        <w:tc>
          <w:tcPr>
            <w:tcW w:w="789" w:type="pct"/>
          </w:tcPr>
          <w:p w14:paraId="02399151" w14:textId="77777777" w:rsidR="00C02A4C" w:rsidRPr="007042CA" w:rsidRDefault="00C02A4C" w:rsidP="00C756AF">
            <w:pPr>
              <w:rPr>
                <w:rFonts w:ascii="Times New Roman" w:hAnsi="Times New Roman" w:cs="Times New Roman"/>
                <w:szCs w:val="24"/>
              </w:rPr>
            </w:pPr>
          </w:p>
        </w:tc>
        <w:tc>
          <w:tcPr>
            <w:tcW w:w="915" w:type="pct"/>
          </w:tcPr>
          <w:p w14:paraId="7588731D" w14:textId="77777777" w:rsidR="00C02A4C" w:rsidRPr="007042CA" w:rsidRDefault="00C02A4C" w:rsidP="00C756AF">
            <w:pPr>
              <w:rPr>
                <w:rFonts w:ascii="Times New Roman" w:hAnsi="Times New Roman" w:cs="Times New Roman"/>
                <w:szCs w:val="24"/>
              </w:rPr>
            </w:pPr>
          </w:p>
        </w:tc>
        <w:tc>
          <w:tcPr>
            <w:tcW w:w="810" w:type="pct"/>
          </w:tcPr>
          <w:p w14:paraId="0EB52391" w14:textId="77777777" w:rsidR="00C02A4C" w:rsidRPr="007042CA" w:rsidRDefault="00C02A4C" w:rsidP="00C756AF">
            <w:pPr>
              <w:rPr>
                <w:rFonts w:ascii="Times New Roman" w:hAnsi="Times New Roman" w:cs="Times New Roman"/>
              </w:rPr>
            </w:pPr>
          </w:p>
        </w:tc>
        <w:tc>
          <w:tcPr>
            <w:tcW w:w="1042" w:type="pct"/>
          </w:tcPr>
          <w:p w14:paraId="562217D0" w14:textId="77777777" w:rsidR="00C02A4C" w:rsidRPr="007042CA" w:rsidRDefault="00C02A4C" w:rsidP="00C756AF">
            <w:pPr>
              <w:rPr>
                <w:rFonts w:ascii="Times New Roman" w:hAnsi="Times New Roman" w:cs="Times New Roman"/>
                <w:szCs w:val="24"/>
              </w:rPr>
            </w:pPr>
            <w:r w:rsidRPr="000761F8">
              <w:rPr>
                <w:rFonts w:ascii="Times New Roman" w:hAnsi="Times New Roman" w:cs="Times New Roman"/>
                <w:szCs w:val="24"/>
              </w:rPr>
              <w:t xml:space="preserve">11.2949 </w:t>
            </w:r>
            <w:r>
              <w:rPr>
                <w:rFonts w:ascii="Times New Roman" w:hAnsi="Times New Roman" w:cs="Times New Roman"/>
                <w:szCs w:val="24"/>
              </w:rPr>
              <w:t>(0.001)</w:t>
            </w:r>
          </w:p>
        </w:tc>
      </w:tr>
      <w:tr w:rsidR="00C02A4C" w:rsidRPr="007042CA" w14:paraId="1FC0EDAF" w14:textId="77777777" w:rsidTr="00C756AF">
        <w:trPr>
          <w:jc w:val="center"/>
        </w:trPr>
        <w:tc>
          <w:tcPr>
            <w:tcW w:w="1444" w:type="pct"/>
          </w:tcPr>
          <w:p w14:paraId="7A34E2F4"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Unimproved</w:t>
            </w:r>
          </w:p>
        </w:tc>
        <w:tc>
          <w:tcPr>
            <w:tcW w:w="789" w:type="pct"/>
          </w:tcPr>
          <w:p w14:paraId="59F3A958"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395(9.04)</w:t>
            </w:r>
          </w:p>
        </w:tc>
        <w:tc>
          <w:tcPr>
            <w:tcW w:w="915" w:type="pct"/>
          </w:tcPr>
          <w:p w14:paraId="73B474CD"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213(4.87)</w:t>
            </w:r>
          </w:p>
        </w:tc>
        <w:tc>
          <w:tcPr>
            <w:tcW w:w="810" w:type="pct"/>
          </w:tcPr>
          <w:p w14:paraId="6CF1C286" w14:textId="77777777" w:rsidR="00C02A4C" w:rsidRPr="007042CA" w:rsidRDefault="00C02A4C" w:rsidP="00C756AF">
            <w:pPr>
              <w:rPr>
                <w:rFonts w:ascii="Times New Roman" w:hAnsi="Times New Roman" w:cs="Times New Roman"/>
              </w:rPr>
            </w:pPr>
            <w:r>
              <w:rPr>
                <w:rFonts w:ascii="Times New Roman" w:hAnsi="Times New Roman" w:cs="Times New Roman"/>
              </w:rPr>
              <w:t xml:space="preserve"> 608(13.91)</w:t>
            </w:r>
          </w:p>
        </w:tc>
        <w:tc>
          <w:tcPr>
            <w:tcW w:w="1042" w:type="pct"/>
          </w:tcPr>
          <w:p w14:paraId="11C077CF" w14:textId="77777777" w:rsidR="00C02A4C" w:rsidRPr="007042CA" w:rsidRDefault="00C02A4C" w:rsidP="00C756AF">
            <w:pPr>
              <w:rPr>
                <w:rFonts w:ascii="Times New Roman" w:hAnsi="Times New Roman" w:cs="Times New Roman"/>
                <w:szCs w:val="24"/>
              </w:rPr>
            </w:pPr>
          </w:p>
        </w:tc>
      </w:tr>
      <w:tr w:rsidR="00C02A4C" w:rsidRPr="007042CA" w14:paraId="0A0C57CA" w14:textId="77777777" w:rsidTr="00C756AF">
        <w:trPr>
          <w:jc w:val="center"/>
        </w:trPr>
        <w:tc>
          <w:tcPr>
            <w:tcW w:w="1444" w:type="pct"/>
          </w:tcPr>
          <w:p w14:paraId="476B0FDE"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Improved</w:t>
            </w:r>
          </w:p>
        </w:tc>
        <w:tc>
          <w:tcPr>
            <w:tcW w:w="789" w:type="pct"/>
          </w:tcPr>
          <w:p w14:paraId="714C8173"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2,172(49.70)</w:t>
            </w:r>
          </w:p>
        </w:tc>
        <w:tc>
          <w:tcPr>
            <w:tcW w:w="915" w:type="pct"/>
          </w:tcPr>
          <w:p w14:paraId="1F0F15C3"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1,590(36.38)</w:t>
            </w:r>
          </w:p>
        </w:tc>
        <w:tc>
          <w:tcPr>
            <w:tcW w:w="810" w:type="pct"/>
          </w:tcPr>
          <w:p w14:paraId="20C28C6B" w14:textId="77777777" w:rsidR="00C02A4C" w:rsidRPr="007042CA" w:rsidRDefault="00C02A4C" w:rsidP="00C756AF">
            <w:pPr>
              <w:rPr>
                <w:rFonts w:ascii="Times New Roman" w:hAnsi="Times New Roman" w:cs="Times New Roman"/>
              </w:rPr>
            </w:pPr>
            <w:r>
              <w:rPr>
                <w:rFonts w:ascii="Times New Roman" w:hAnsi="Times New Roman" w:cs="Times New Roman"/>
              </w:rPr>
              <w:t>3,762(86.09)</w:t>
            </w:r>
          </w:p>
        </w:tc>
        <w:tc>
          <w:tcPr>
            <w:tcW w:w="1042" w:type="pct"/>
          </w:tcPr>
          <w:p w14:paraId="6291AFA6" w14:textId="77777777" w:rsidR="00C02A4C" w:rsidRPr="007042CA" w:rsidRDefault="00C02A4C" w:rsidP="00C756AF">
            <w:pPr>
              <w:rPr>
                <w:rFonts w:ascii="Times New Roman" w:hAnsi="Times New Roman" w:cs="Times New Roman"/>
                <w:szCs w:val="24"/>
              </w:rPr>
            </w:pPr>
          </w:p>
        </w:tc>
      </w:tr>
      <w:tr w:rsidR="00C02A4C" w:rsidRPr="002E3683" w14:paraId="411B2C66" w14:textId="77777777" w:rsidTr="00C756AF">
        <w:trPr>
          <w:jc w:val="center"/>
        </w:trPr>
        <w:tc>
          <w:tcPr>
            <w:tcW w:w="5000" w:type="pct"/>
            <w:gridSpan w:val="5"/>
          </w:tcPr>
          <w:p w14:paraId="169083C0" w14:textId="77777777" w:rsidR="00C02A4C" w:rsidRPr="002E3683" w:rsidRDefault="00C02A4C" w:rsidP="00C756AF">
            <w:pPr>
              <w:jc w:val="center"/>
              <w:rPr>
                <w:rFonts w:ascii="Times New Roman" w:hAnsi="Times New Roman" w:cs="Times New Roman"/>
                <w:b/>
                <w:bCs/>
                <w:szCs w:val="24"/>
              </w:rPr>
            </w:pPr>
            <w:r w:rsidRPr="002E3683">
              <w:rPr>
                <w:rFonts w:ascii="Times New Roman" w:hAnsi="Times New Roman" w:cs="Times New Roman"/>
                <w:b/>
                <w:bCs/>
                <w:szCs w:val="24"/>
              </w:rPr>
              <w:t>Media &amp; Information Access</w:t>
            </w:r>
          </w:p>
        </w:tc>
      </w:tr>
      <w:tr w:rsidR="00C02A4C" w:rsidRPr="007042CA" w14:paraId="7142F822" w14:textId="77777777" w:rsidTr="00C756AF">
        <w:trPr>
          <w:jc w:val="center"/>
        </w:trPr>
        <w:tc>
          <w:tcPr>
            <w:tcW w:w="1444" w:type="pct"/>
          </w:tcPr>
          <w:p w14:paraId="4A83221E" w14:textId="77777777" w:rsidR="00C02A4C" w:rsidRPr="00BC2B88" w:rsidRDefault="00C02A4C" w:rsidP="00C756AF">
            <w:pPr>
              <w:rPr>
                <w:rFonts w:ascii="Times New Roman" w:hAnsi="Times New Roman" w:cs="Times New Roman"/>
                <w:b/>
                <w:bCs/>
                <w:szCs w:val="24"/>
              </w:rPr>
            </w:pPr>
            <w:r w:rsidRPr="00BC2B88">
              <w:rPr>
                <w:rFonts w:ascii="Times New Roman" w:hAnsi="Times New Roman" w:cs="Times New Roman"/>
                <w:b/>
                <w:bCs/>
                <w:szCs w:val="24"/>
              </w:rPr>
              <w:t>Household Media Access</w:t>
            </w:r>
          </w:p>
        </w:tc>
        <w:tc>
          <w:tcPr>
            <w:tcW w:w="789" w:type="pct"/>
          </w:tcPr>
          <w:p w14:paraId="23C0A34E" w14:textId="77777777" w:rsidR="00C02A4C" w:rsidRPr="007042CA" w:rsidRDefault="00C02A4C" w:rsidP="00C756AF">
            <w:pPr>
              <w:rPr>
                <w:rFonts w:ascii="Times New Roman" w:hAnsi="Times New Roman" w:cs="Times New Roman"/>
                <w:szCs w:val="24"/>
              </w:rPr>
            </w:pPr>
          </w:p>
        </w:tc>
        <w:tc>
          <w:tcPr>
            <w:tcW w:w="915" w:type="pct"/>
          </w:tcPr>
          <w:p w14:paraId="3045A8F9" w14:textId="77777777" w:rsidR="00C02A4C" w:rsidRPr="007042CA" w:rsidRDefault="00C02A4C" w:rsidP="00C756AF">
            <w:pPr>
              <w:rPr>
                <w:rFonts w:ascii="Times New Roman" w:hAnsi="Times New Roman" w:cs="Times New Roman"/>
                <w:szCs w:val="24"/>
              </w:rPr>
            </w:pPr>
          </w:p>
        </w:tc>
        <w:tc>
          <w:tcPr>
            <w:tcW w:w="810" w:type="pct"/>
          </w:tcPr>
          <w:p w14:paraId="7B7036CA" w14:textId="77777777" w:rsidR="00C02A4C" w:rsidRPr="007042CA" w:rsidRDefault="00C02A4C" w:rsidP="00C756AF">
            <w:pPr>
              <w:rPr>
                <w:rFonts w:ascii="Times New Roman" w:hAnsi="Times New Roman" w:cs="Times New Roman"/>
              </w:rPr>
            </w:pPr>
          </w:p>
        </w:tc>
        <w:tc>
          <w:tcPr>
            <w:tcW w:w="1042" w:type="pct"/>
          </w:tcPr>
          <w:p w14:paraId="1AF2D786" w14:textId="77777777" w:rsidR="00C02A4C" w:rsidRPr="007042CA" w:rsidRDefault="00C02A4C" w:rsidP="00C756AF">
            <w:pPr>
              <w:rPr>
                <w:rFonts w:ascii="Times New Roman" w:hAnsi="Times New Roman" w:cs="Times New Roman"/>
                <w:szCs w:val="24"/>
              </w:rPr>
            </w:pPr>
            <w:r w:rsidRPr="002E3683">
              <w:rPr>
                <w:rFonts w:ascii="Times New Roman" w:hAnsi="Times New Roman" w:cs="Times New Roman"/>
                <w:szCs w:val="24"/>
              </w:rPr>
              <w:t>14.7085</w:t>
            </w:r>
            <w:r w:rsidRPr="002E3683">
              <w:rPr>
                <w:rFonts w:ascii="Times New Roman" w:hAnsi="Times New Roman" w:cs="Times New Roman"/>
                <w:b/>
                <w:bCs/>
                <w:szCs w:val="24"/>
              </w:rPr>
              <w:t>(&lt;0.001</w:t>
            </w:r>
            <w:r>
              <w:rPr>
                <w:rFonts w:ascii="Times New Roman" w:hAnsi="Times New Roman" w:cs="Times New Roman"/>
                <w:szCs w:val="24"/>
              </w:rPr>
              <w:t>)</w:t>
            </w:r>
          </w:p>
        </w:tc>
      </w:tr>
      <w:tr w:rsidR="00C02A4C" w:rsidRPr="007042CA" w14:paraId="23A79124" w14:textId="77777777" w:rsidTr="00C756AF">
        <w:trPr>
          <w:jc w:val="center"/>
        </w:trPr>
        <w:tc>
          <w:tcPr>
            <w:tcW w:w="1444" w:type="pct"/>
          </w:tcPr>
          <w:p w14:paraId="313622FE" w14:textId="77777777" w:rsidR="00C02A4C" w:rsidRDefault="00C02A4C" w:rsidP="00C756AF">
            <w:pPr>
              <w:rPr>
                <w:rFonts w:ascii="Times New Roman" w:hAnsi="Times New Roman" w:cs="Times New Roman"/>
              </w:rPr>
            </w:pPr>
            <w:r>
              <w:rPr>
                <w:rFonts w:ascii="Times New Roman" w:hAnsi="Times New Roman" w:cs="Times New Roman"/>
              </w:rPr>
              <w:t>No Media</w:t>
            </w:r>
          </w:p>
        </w:tc>
        <w:tc>
          <w:tcPr>
            <w:tcW w:w="789" w:type="pct"/>
          </w:tcPr>
          <w:p w14:paraId="04E940D2" w14:textId="77777777" w:rsidR="00C02A4C" w:rsidRPr="007042CA" w:rsidRDefault="00C02A4C" w:rsidP="00C756AF">
            <w:pPr>
              <w:rPr>
                <w:rFonts w:ascii="Times New Roman" w:hAnsi="Times New Roman" w:cs="Times New Roman"/>
              </w:rPr>
            </w:pPr>
            <w:r w:rsidRPr="002E3683">
              <w:rPr>
                <w:rFonts w:ascii="Times New Roman" w:hAnsi="Times New Roman" w:cs="Times New Roman"/>
              </w:rPr>
              <w:t xml:space="preserve"> 425 (</w:t>
            </w:r>
            <w:r>
              <w:rPr>
                <w:rFonts w:ascii="Times New Roman" w:hAnsi="Times New Roman" w:cs="Times New Roman"/>
              </w:rPr>
              <w:t>9.73)</w:t>
            </w:r>
          </w:p>
        </w:tc>
        <w:tc>
          <w:tcPr>
            <w:tcW w:w="915" w:type="pct"/>
          </w:tcPr>
          <w:p w14:paraId="036863E7" w14:textId="77777777" w:rsidR="00C02A4C" w:rsidRPr="007042CA" w:rsidRDefault="00C02A4C" w:rsidP="00C756AF">
            <w:pPr>
              <w:rPr>
                <w:rFonts w:ascii="Times New Roman" w:hAnsi="Times New Roman" w:cs="Times New Roman"/>
              </w:rPr>
            </w:pPr>
            <w:r>
              <w:rPr>
                <w:rFonts w:ascii="Times New Roman" w:hAnsi="Times New Roman" w:cs="Times New Roman"/>
              </w:rPr>
              <w:t>223(5.10)</w:t>
            </w:r>
          </w:p>
        </w:tc>
        <w:tc>
          <w:tcPr>
            <w:tcW w:w="810" w:type="pct"/>
          </w:tcPr>
          <w:p w14:paraId="56CD3D74" w14:textId="77777777" w:rsidR="00C02A4C" w:rsidRPr="007042CA" w:rsidRDefault="00C02A4C" w:rsidP="00C756AF">
            <w:pPr>
              <w:rPr>
                <w:rFonts w:ascii="Times New Roman" w:hAnsi="Times New Roman" w:cs="Times New Roman"/>
              </w:rPr>
            </w:pPr>
            <w:r>
              <w:rPr>
                <w:rFonts w:ascii="Times New Roman" w:hAnsi="Times New Roman" w:cs="Times New Roman"/>
              </w:rPr>
              <w:t>648(14.83)</w:t>
            </w:r>
          </w:p>
        </w:tc>
        <w:tc>
          <w:tcPr>
            <w:tcW w:w="1042" w:type="pct"/>
          </w:tcPr>
          <w:p w14:paraId="1ABB6F3F" w14:textId="77777777" w:rsidR="00C02A4C" w:rsidRPr="007042CA" w:rsidRDefault="00C02A4C" w:rsidP="00C756AF">
            <w:pPr>
              <w:rPr>
                <w:rFonts w:ascii="Times New Roman" w:hAnsi="Times New Roman" w:cs="Times New Roman"/>
              </w:rPr>
            </w:pPr>
          </w:p>
        </w:tc>
      </w:tr>
      <w:tr w:rsidR="00C02A4C" w:rsidRPr="007042CA" w14:paraId="3EA8C5AA" w14:textId="77777777" w:rsidTr="00C756AF">
        <w:trPr>
          <w:jc w:val="center"/>
        </w:trPr>
        <w:tc>
          <w:tcPr>
            <w:tcW w:w="1444" w:type="pct"/>
          </w:tcPr>
          <w:p w14:paraId="6E77CFF7" w14:textId="77777777" w:rsidR="00C02A4C" w:rsidRDefault="00C02A4C" w:rsidP="00C756AF">
            <w:pPr>
              <w:rPr>
                <w:rFonts w:ascii="Times New Roman" w:hAnsi="Times New Roman" w:cs="Times New Roman"/>
              </w:rPr>
            </w:pPr>
            <w:r>
              <w:rPr>
                <w:rFonts w:ascii="Times New Roman" w:hAnsi="Times New Roman" w:cs="Times New Roman"/>
              </w:rPr>
              <w:t>Yes Media</w:t>
            </w:r>
          </w:p>
        </w:tc>
        <w:tc>
          <w:tcPr>
            <w:tcW w:w="789" w:type="pct"/>
          </w:tcPr>
          <w:p w14:paraId="05723849" w14:textId="77777777" w:rsidR="00C02A4C" w:rsidRPr="007042CA" w:rsidRDefault="00C02A4C" w:rsidP="00C756AF">
            <w:pPr>
              <w:rPr>
                <w:rFonts w:ascii="Times New Roman" w:hAnsi="Times New Roman" w:cs="Times New Roman"/>
              </w:rPr>
            </w:pPr>
            <w:r>
              <w:rPr>
                <w:rFonts w:ascii="Times New Roman" w:hAnsi="Times New Roman" w:cs="Times New Roman"/>
              </w:rPr>
              <w:t xml:space="preserve">2,142(49.02) </w:t>
            </w:r>
          </w:p>
        </w:tc>
        <w:tc>
          <w:tcPr>
            <w:tcW w:w="915" w:type="pct"/>
          </w:tcPr>
          <w:p w14:paraId="09E5FE3F" w14:textId="77777777" w:rsidR="00C02A4C" w:rsidRPr="007042CA" w:rsidRDefault="00C02A4C" w:rsidP="00C756AF">
            <w:pPr>
              <w:rPr>
                <w:rFonts w:ascii="Times New Roman" w:hAnsi="Times New Roman" w:cs="Times New Roman"/>
              </w:rPr>
            </w:pPr>
            <w:r>
              <w:rPr>
                <w:rFonts w:ascii="Times New Roman" w:hAnsi="Times New Roman" w:cs="Times New Roman"/>
              </w:rPr>
              <w:t>1,580(36.16)</w:t>
            </w:r>
          </w:p>
        </w:tc>
        <w:tc>
          <w:tcPr>
            <w:tcW w:w="810" w:type="pct"/>
          </w:tcPr>
          <w:p w14:paraId="5757736D" w14:textId="77777777" w:rsidR="00C02A4C" w:rsidRPr="007042CA" w:rsidRDefault="00C02A4C" w:rsidP="00C756AF">
            <w:pPr>
              <w:rPr>
                <w:rFonts w:ascii="Times New Roman" w:hAnsi="Times New Roman" w:cs="Times New Roman"/>
              </w:rPr>
            </w:pPr>
            <w:r>
              <w:rPr>
                <w:rFonts w:ascii="Times New Roman" w:hAnsi="Times New Roman" w:cs="Times New Roman"/>
              </w:rPr>
              <w:t>3,722(85.17)</w:t>
            </w:r>
          </w:p>
        </w:tc>
        <w:tc>
          <w:tcPr>
            <w:tcW w:w="1042" w:type="pct"/>
          </w:tcPr>
          <w:p w14:paraId="50F413CF" w14:textId="77777777" w:rsidR="00C02A4C" w:rsidRPr="007042CA" w:rsidRDefault="00C02A4C" w:rsidP="00C756AF">
            <w:pPr>
              <w:rPr>
                <w:rFonts w:ascii="Times New Roman" w:hAnsi="Times New Roman" w:cs="Times New Roman"/>
              </w:rPr>
            </w:pPr>
          </w:p>
        </w:tc>
      </w:tr>
      <w:tr w:rsidR="00C02A4C" w:rsidRPr="002E3683" w14:paraId="4D472857" w14:textId="77777777" w:rsidTr="00C756AF">
        <w:trPr>
          <w:jc w:val="center"/>
        </w:trPr>
        <w:tc>
          <w:tcPr>
            <w:tcW w:w="1444" w:type="pct"/>
          </w:tcPr>
          <w:p w14:paraId="6BB3DFF3" w14:textId="77777777" w:rsidR="00C02A4C" w:rsidRPr="007042CA" w:rsidRDefault="00C02A4C" w:rsidP="00C756AF">
            <w:pPr>
              <w:rPr>
                <w:rFonts w:ascii="Times New Roman" w:hAnsi="Times New Roman" w:cs="Times New Roman"/>
                <w:b/>
                <w:bCs/>
                <w:szCs w:val="24"/>
              </w:rPr>
            </w:pPr>
            <w:r>
              <w:rPr>
                <w:rFonts w:ascii="Times New Roman" w:hAnsi="Times New Roman" w:cs="Times New Roman"/>
                <w:b/>
                <w:bCs/>
                <w:szCs w:val="24"/>
              </w:rPr>
              <w:t>Internet Use Status</w:t>
            </w:r>
          </w:p>
        </w:tc>
        <w:tc>
          <w:tcPr>
            <w:tcW w:w="789" w:type="pct"/>
          </w:tcPr>
          <w:p w14:paraId="6EA35B45" w14:textId="77777777" w:rsidR="00C02A4C" w:rsidRPr="007042CA" w:rsidRDefault="00C02A4C" w:rsidP="00C756AF">
            <w:pPr>
              <w:rPr>
                <w:rFonts w:ascii="Times New Roman" w:hAnsi="Times New Roman" w:cs="Times New Roman"/>
                <w:szCs w:val="24"/>
              </w:rPr>
            </w:pPr>
          </w:p>
        </w:tc>
        <w:tc>
          <w:tcPr>
            <w:tcW w:w="915" w:type="pct"/>
          </w:tcPr>
          <w:p w14:paraId="0BF158C9" w14:textId="77777777" w:rsidR="00C02A4C" w:rsidRPr="007042CA" w:rsidRDefault="00C02A4C" w:rsidP="00C756AF">
            <w:pPr>
              <w:rPr>
                <w:rFonts w:ascii="Times New Roman" w:hAnsi="Times New Roman" w:cs="Times New Roman"/>
                <w:szCs w:val="24"/>
              </w:rPr>
            </w:pPr>
          </w:p>
        </w:tc>
        <w:tc>
          <w:tcPr>
            <w:tcW w:w="810" w:type="pct"/>
          </w:tcPr>
          <w:p w14:paraId="44E7CE18" w14:textId="77777777" w:rsidR="00C02A4C" w:rsidRPr="007042CA" w:rsidRDefault="00C02A4C" w:rsidP="00C756AF">
            <w:pPr>
              <w:rPr>
                <w:rFonts w:ascii="Times New Roman" w:hAnsi="Times New Roman" w:cs="Times New Roman"/>
              </w:rPr>
            </w:pPr>
          </w:p>
        </w:tc>
        <w:tc>
          <w:tcPr>
            <w:tcW w:w="1042" w:type="pct"/>
          </w:tcPr>
          <w:p w14:paraId="0BDA359B" w14:textId="77777777" w:rsidR="00C02A4C" w:rsidRPr="002E3683" w:rsidRDefault="00C02A4C" w:rsidP="00C756AF">
            <w:pPr>
              <w:rPr>
                <w:rFonts w:ascii="Times New Roman" w:hAnsi="Times New Roman" w:cs="Times New Roman"/>
                <w:b/>
                <w:bCs/>
                <w:szCs w:val="24"/>
              </w:rPr>
            </w:pPr>
            <w:r w:rsidRPr="002E3683">
              <w:rPr>
                <w:rFonts w:ascii="Times New Roman" w:hAnsi="Times New Roman" w:cs="Times New Roman"/>
                <w:b/>
                <w:bCs/>
                <w:szCs w:val="24"/>
              </w:rPr>
              <w:t>22.8146 (&lt;0.001)</w:t>
            </w:r>
          </w:p>
        </w:tc>
      </w:tr>
      <w:tr w:rsidR="00C02A4C" w:rsidRPr="007042CA" w14:paraId="2F3E5C98" w14:textId="77777777" w:rsidTr="00C756AF">
        <w:trPr>
          <w:trHeight w:val="58"/>
          <w:jc w:val="center"/>
        </w:trPr>
        <w:tc>
          <w:tcPr>
            <w:tcW w:w="1444" w:type="pct"/>
          </w:tcPr>
          <w:p w14:paraId="3DE371D0"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No</w:t>
            </w:r>
          </w:p>
        </w:tc>
        <w:tc>
          <w:tcPr>
            <w:tcW w:w="789" w:type="pct"/>
          </w:tcPr>
          <w:p w14:paraId="59921B18"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7714 (98.61)</w:t>
            </w:r>
          </w:p>
        </w:tc>
        <w:tc>
          <w:tcPr>
            <w:tcW w:w="915" w:type="pct"/>
          </w:tcPr>
          <w:p w14:paraId="55263C16"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109 (1.39)</w:t>
            </w:r>
          </w:p>
        </w:tc>
        <w:tc>
          <w:tcPr>
            <w:tcW w:w="810" w:type="pct"/>
          </w:tcPr>
          <w:p w14:paraId="36DC0610" w14:textId="77777777" w:rsidR="00C02A4C" w:rsidRPr="007042CA" w:rsidRDefault="00C02A4C" w:rsidP="00C756AF">
            <w:pPr>
              <w:rPr>
                <w:rFonts w:ascii="Times New Roman" w:hAnsi="Times New Roman" w:cs="Times New Roman"/>
              </w:rPr>
            </w:pPr>
            <w:r>
              <w:rPr>
                <w:rFonts w:ascii="Times New Roman" w:hAnsi="Times New Roman" w:cs="Times New Roman"/>
              </w:rPr>
              <w:t>2,345(53.660</w:t>
            </w:r>
          </w:p>
        </w:tc>
        <w:tc>
          <w:tcPr>
            <w:tcW w:w="1042" w:type="pct"/>
          </w:tcPr>
          <w:p w14:paraId="31E16722" w14:textId="77777777" w:rsidR="00C02A4C" w:rsidRPr="007042CA" w:rsidRDefault="00C02A4C" w:rsidP="00C756AF">
            <w:pPr>
              <w:rPr>
                <w:rFonts w:ascii="Times New Roman" w:hAnsi="Times New Roman" w:cs="Times New Roman"/>
                <w:szCs w:val="24"/>
              </w:rPr>
            </w:pPr>
          </w:p>
        </w:tc>
      </w:tr>
      <w:tr w:rsidR="00C02A4C" w:rsidRPr="007042CA" w14:paraId="15E3692B" w14:textId="77777777" w:rsidTr="00C756AF">
        <w:trPr>
          <w:jc w:val="center"/>
        </w:trPr>
        <w:tc>
          <w:tcPr>
            <w:tcW w:w="1444" w:type="pct"/>
          </w:tcPr>
          <w:p w14:paraId="0672F383" w14:textId="77777777" w:rsidR="00C02A4C" w:rsidRPr="007042CA" w:rsidRDefault="00C02A4C" w:rsidP="00C756AF">
            <w:pPr>
              <w:rPr>
                <w:rFonts w:ascii="Times New Roman" w:hAnsi="Times New Roman" w:cs="Times New Roman"/>
                <w:szCs w:val="24"/>
              </w:rPr>
            </w:pPr>
            <w:r>
              <w:rPr>
                <w:rFonts w:ascii="Times New Roman" w:hAnsi="Times New Roman" w:cs="Times New Roman"/>
                <w:szCs w:val="24"/>
              </w:rPr>
              <w:t>Yes</w:t>
            </w:r>
          </w:p>
        </w:tc>
        <w:tc>
          <w:tcPr>
            <w:tcW w:w="789" w:type="pct"/>
          </w:tcPr>
          <w:p w14:paraId="02F4963A"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6030 (98.40)</w:t>
            </w:r>
          </w:p>
        </w:tc>
        <w:tc>
          <w:tcPr>
            <w:tcW w:w="915" w:type="pct"/>
          </w:tcPr>
          <w:p w14:paraId="7C33D3EF" w14:textId="77777777" w:rsidR="00C02A4C" w:rsidRPr="007042CA" w:rsidRDefault="00C02A4C" w:rsidP="00C756AF">
            <w:pPr>
              <w:rPr>
                <w:rFonts w:ascii="Times New Roman" w:hAnsi="Times New Roman" w:cs="Times New Roman"/>
                <w:szCs w:val="24"/>
              </w:rPr>
            </w:pPr>
            <w:r w:rsidRPr="007042CA">
              <w:rPr>
                <w:rFonts w:ascii="Times New Roman" w:hAnsi="Times New Roman" w:cs="Times New Roman"/>
                <w:szCs w:val="24"/>
              </w:rPr>
              <w:t>98 (1.60)</w:t>
            </w:r>
          </w:p>
        </w:tc>
        <w:tc>
          <w:tcPr>
            <w:tcW w:w="810" w:type="pct"/>
          </w:tcPr>
          <w:p w14:paraId="6B565FC0" w14:textId="77777777" w:rsidR="00C02A4C" w:rsidRPr="007042CA" w:rsidRDefault="00C02A4C" w:rsidP="00C756AF">
            <w:pPr>
              <w:rPr>
                <w:rFonts w:ascii="Times New Roman" w:hAnsi="Times New Roman" w:cs="Times New Roman"/>
              </w:rPr>
            </w:pPr>
            <w:r>
              <w:rPr>
                <w:rFonts w:ascii="Times New Roman" w:hAnsi="Times New Roman" w:cs="Times New Roman"/>
              </w:rPr>
              <w:t>2,025(46.34)</w:t>
            </w:r>
          </w:p>
        </w:tc>
        <w:tc>
          <w:tcPr>
            <w:tcW w:w="1042" w:type="pct"/>
          </w:tcPr>
          <w:p w14:paraId="6BA4371E" w14:textId="77777777" w:rsidR="00C02A4C" w:rsidRPr="007042CA" w:rsidRDefault="00C02A4C" w:rsidP="00C756AF">
            <w:pPr>
              <w:rPr>
                <w:rFonts w:ascii="Times New Roman" w:hAnsi="Times New Roman" w:cs="Times New Roman"/>
                <w:szCs w:val="24"/>
              </w:rPr>
            </w:pPr>
          </w:p>
        </w:tc>
      </w:tr>
    </w:tbl>
    <w:p w14:paraId="0123C7C1" w14:textId="77777777" w:rsidR="00C02A4C" w:rsidRDefault="00C02A4C" w:rsidP="00EA3E52">
      <w:pPr>
        <w:spacing w:line="360" w:lineRule="auto"/>
        <w:jc w:val="both"/>
        <w:rPr>
          <w:rFonts w:ascii="Times New Roman" w:hAnsi="Times New Roman" w:cs="Times New Roman"/>
          <w:b/>
          <w:bCs/>
        </w:rPr>
      </w:pPr>
    </w:p>
    <w:p w14:paraId="5126EA4F" w14:textId="25BCF2DD" w:rsidR="0021564B" w:rsidRPr="0021564B" w:rsidRDefault="00261899" w:rsidP="00EA3E52">
      <w:pPr>
        <w:spacing w:line="360" w:lineRule="auto"/>
        <w:jc w:val="both"/>
        <w:rPr>
          <w:rFonts w:ascii="Times New Roman" w:hAnsi="Times New Roman" w:cs="Times New Roman"/>
          <w:b/>
          <w:bCs/>
        </w:rPr>
      </w:pPr>
      <w:r>
        <w:rPr>
          <w:rFonts w:ascii="Times New Roman" w:hAnsi="Times New Roman" w:cs="Times New Roman"/>
          <w:b/>
          <w:bCs/>
        </w:rPr>
        <w:t>3.</w:t>
      </w:r>
      <w:r w:rsidR="007809F0">
        <w:rPr>
          <w:rFonts w:ascii="Times New Roman" w:hAnsi="Times New Roman" w:cs="Times New Roman"/>
          <w:b/>
          <w:bCs/>
        </w:rPr>
        <w:t>2.</w:t>
      </w:r>
      <w:r w:rsidR="007809F0" w:rsidRPr="0021564B">
        <w:rPr>
          <w:rFonts w:ascii="Times New Roman" w:hAnsi="Times New Roman" w:cs="Times New Roman"/>
          <w:b/>
          <w:bCs/>
        </w:rPr>
        <w:t xml:space="preserve"> Association</w:t>
      </w:r>
      <w:r w:rsidR="0021564B" w:rsidRPr="0021564B">
        <w:rPr>
          <w:rFonts w:ascii="Times New Roman" w:hAnsi="Times New Roman" w:cs="Times New Roman"/>
          <w:b/>
          <w:bCs/>
        </w:rPr>
        <w:t xml:space="preserve"> between Internet Use and Unmet Need for Family Planning</w:t>
      </w:r>
    </w:p>
    <w:p w14:paraId="24CE5236" w14:textId="701613BB" w:rsidR="0021564B" w:rsidRDefault="0021564B" w:rsidP="00EA3E52">
      <w:pPr>
        <w:spacing w:line="360" w:lineRule="auto"/>
        <w:jc w:val="both"/>
        <w:rPr>
          <w:rFonts w:ascii="Times New Roman" w:hAnsi="Times New Roman" w:cs="Times New Roman"/>
        </w:rPr>
      </w:pPr>
      <w:r w:rsidRPr="0021564B">
        <w:rPr>
          <w:rFonts w:ascii="Times New Roman" w:hAnsi="Times New Roman" w:cs="Times New Roman"/>
        </w:rPr>
        <w:lastRenderedPageBreak/>
        <w:t>At the national level, women who reported using the internet in the past 12 months had significantly higher odds of unmet need for family planning compared with non-users (adjusted odds ratio [aOR] 1.83, 95% CI 1.52–2.20; p&lt;0.001). Crude estimates showed a similar pattern (cOR 1.34, 95% CI 1.18–2.14; p=0.003). Stratified analyses revealed consistent associations across rural (aOR 1.86, 95% CI 1.50–2.31; p&lt;0.001) and urban (aOR 1.85, 95% CI 1.28–2.70; p=0.001) settings. All models were adjusted for potential confounders, including maternal age, age at first birth, parity, husband’s education and occupation, household assets, media access, women’s empowerment, place of residence, religion, and contraception status. These findings indicate that internet use is independently associated with higher unmet need for family planning, with similar effects in rural and urban populations</w:t>
      </w:r>
      <w:r>
        <w:rPr>
          <w:rFonts w:ascii="Times New Roman" w:hAnsi="Times New Roman" w:cs="Times New Roman"/>
        </w:rPr>
        <w:t xml:space="preserve"> [</w:t>
      </w:r>
      <w:r w:rsidRPr="0021564B">
        <w:rPr>
          <w:rFonts w:ascii="Times New Roman" w:hAnsi="Times New Roman" w:cs="Times New Roman"/>
          <w:b/>
          <w:bCs/>
        </w:rPr>
        <w:t>Table 2</w:t>
      </w:r>
      <w:r>
        <w:rPr>
          <w:rFonts w:ascii="Times New Roman" w:hAnsi="Times New Roman" w:cs="Times New Roman"/>
        </w:rPr>
        <w:t>]</w:t>
      </w:r>
      <w:r w:rsidRPr="0021564B">
        <w:rPr>
          <w:rFonts w:ascii="Times New Roman" w:hAnsi="Times New Roman" w:cs="Times New Roman"/>
        </w:rPr>
        <w:t>.</w:t>
      </w:r>
    </w:p>
    <w:p w14:paraId="07650E28" w14:textId="77777777" w:rsidR="00052220" w:rsidRDefault="0021564B" w:rsidP="00D27037">
      <w:pPr>
        <w:spacing w:line="360" w:lineRule="auto"/>
        <w:jc w:val="center"/>
        <w:rPr>
          <w:rFonts w:ascii="Times New Roman" w:hAnsi="Times New Roman" w:cs="Times New Roman"/>
        </w:rPr>
      </w:pPr>
      <w:r>
        <w:rPr>
          <w:rFonts w:ascii="Times New Roman" w:hAnsi="Times New Roman" w:cs="Times New Roman"/>
        </w:rPr>
        <w:t>[</w:t>
      </w:r>
      <w:r w:rsidRPr="0021564B">
        <w:rPr>
          <w:rFonts w:ascii="Times New Roman" w:hAnsi="Times New Roman" w:cs="Times New Roman"/>
          <w:b/>
          <w:bCs/>
        </w:rPr>
        <w:t>Insert Table 2 Here</w:t>
      </w:r>
      <w:r>
        <w:rPr>
          <w:rFonts w:ascii="Times New Roman" w:hAnsi="Times New Roman" w:cs="Times New Roman"/>
        </w:rPr>
        <w:t>]</w:t>
      </w:r>
    </w:p>
    <w:p w14:paraId="2ABA2785" w14:textId="77777777" w:rsidR="00C02A4C" w:rsidRPr="008949F2" w:rsidRDefault="00C02A4C" w:rsidP="00C02A4C">
      <w:pPr>
        <w:pStyle w:val="Caption"/>
        <w:keepNext/>
        <w:jc w:val="both"/>
        <w:rPr>
          <w:rFonts w:ascii="Times New Roman" w:hAnsi="Times New Roman" w:cs="Times New Roman"/>
          <w:b/>
          <w:bCs/>
          <w:i w:val="0"/>
          <w:iCs w:val="0"/>
          <w:sz w:val="24"/>
          <w:szCs w:val="24"/>
        </w:rPr>
      </w:pPr>
      <w:bookmarkStart w:id="11" w:name="_Hlk214668466"/>
      <w:r w:rsidRPr="008949F2">
        <w:rPr>
          <w:rFonts w:ascii="Times New Roman" w:hAnsi="Times New Roman" w:cs="Times New Roman"/>
          <w:b/>
          <w:bCs/>
          <w:i w:val="0"/>
          <w:iCs w:val="0"/>
          <w:sz w:val="24"/>
          <w:szCs w:val="24"/>
        </w:rPr>
        <w:t>Table 2: Associations Between Unmet</w:t>
      </w:r>
      <w:r w:rsidRPr="00B113E6">
        <w:rPr>
          <w:rFonts w:ascii="Times New Roman" w:hAnsi="Times New Roman" w:cs="Times New Roman"/>
          <w:b/>
          <w:bCs/>
          <w:sz w:val="24"/>
          <w:szCs w:val="24"/>
        </w:rPr>
        <w:t xml:space="preserve"> </w:t>
      </w:r>
      <w:r w:rsidRPr="008949F2">
        <w:rPr>
          <w:rFonts w:ascii="Times New Roman" w:hAnsi="Times New Roman" w:cs="Times New Roman"/>
          <w:b/>
          <w:bCs/>
          <w:sz w:val="24"/>
          <w:szCs w:val="24"/>
        </w:rPr>
        <w:t>N</w:t>
      </w:r>
      <w:r w:rsidRPr="00B113E6">
        <w:rPr>
          <w:rFonts w:ascii="Times New Roman" w:hAnsi="Times New Roman" w:cs="Times New Roman"/>
          <w:b/>
          <w:bCs/>
          <w:sz w:val="24"/>
          <w:szCs w:val="24"/>
        </w:rPr>
        <w:t xml:space="preserve">eed for </w:t>
      </w:r>
      <w:r w:rsidRPr="008949F2">
        <w:rPr>
          <w:rFonts w:ascii="Times New Roman" w:hAnsi="Times New Roman" w:cs="Times New Roman"/>
          <w:b/>
          <w:bCs/>
          <w:sz w:val="24"/>
          <w:szCs w:val="24"/>
        </w:rPr>
        <w:t>F</w:t>
      </w:r>
      <w:r w:rsidRPr="00B113E6">
        <w:rPr>
          <w:rFonts w:ascii="Times New Roman" w:hAnsi="Times New Roman" w:cs="Times New Roman"/>
          <w:b/>
          <w:bCs/>
          <w:sz w:val="24"/>
          <w:szCs w:val="24"/>
        </w:rPr>
        <w:t xml:space="preserve">amily </w:t>
      </w:r>
      <w:r w:rsidRPr="008949F2">
        <w:rPr>
          <w:rFonts w:ascii="Times New Roman" w:hAnsi="Times New Roman" w:cs="Times New Roman"/>
          <w:b/>
          <w:bCs/>
          <w:sz w:val="24"/>
          <w:szCs w:val="24"/>
        </w:rPr>
        <w:t>P</w:t>
      </w:r>
      <w:r w:rsidRPr="00B113E6">
        <w:rPr>
          <w:rFonts w:ascii="Times New Roman" w:hAnsi="Times New Roman" w:cs="Times New Roman"/>
          <w:b/>
          <w:bCs/>
          <w:sz w:val="24"/>
          <w:szCs w:val="24"/>
        </w:rPr>
        <w:t xml:space="preserve">lanning </w:t>
      </w:r>
      <w:r w:rsidRPr="008949F2">
        <w:rPr>
          <w:rFonts w:ascii="Times New Roman" w:hAnsi="Times New Roman" w:cs="Times New Roman"/>
          <w:b/>
          <w:bCs/>
          <w:sz w:val="24"/>
          <w:szCs w:val="24"/>
        </w:rPr>
        <w:t>and Internet Use Status</w:t>
      </w:r>
      <w:r w:rsidRPr="008949F2">
        <w:rPr>
          <w:rFonts w:ascii="Times New Roman" w:hAnsi="Times New Roman" w:cs="Times New Roman"/>
          <w:b/>
          <w:bCs/>
          <w:i w:val="0"/>
          <w:iCs w:val="0"/>
          <w:sz w:val="24"/>
          <w:szCs w:val="24"/>
        </w:rPr>
        <w:t xml:space="preserve"> (N= 4,370, N1 Rural= 3,001, N2 Urban = 1,369)</w:t>
      </w:r>
    </w:p>
    <w:bookmarkEnd w:id="11"/>
    <w:p w14:paraId="428AD0FD" w14:textId="77777777" w:rsidR="00C02A4C" w:rsidRDefault="00C02A4C" w:rsidP="00C02A4C"/>
    <w:tbl>
      <w:tblPr>
        <w:tblStyle w:val="TableGrid"/>
        <w:tblW w:w="5000" w:type="pct"/>
        <w:tblLook w:val="04A0" w:firstRow="1" w:lastRow="0" w:firstColumn="1" w:lastColumn="0" w:noHBand="0" w:noVBand="1"/>
      </w:tblPr>
      <w:tblGrid>
        <w:gridCol w:w="2725"/>
        <w:gridCol w:w="2152"/>
        <w:gridCol w:w="1866"/>
        <w:gridCol w:w="1253"/>
        <w:gridCol w:w="1354"/>
      </w:tblGrid>
      <w:tr w:rsidR="00C02A4C" w:rsidRPr="00C419ED" w14:paraId="1AE45EEC" w14:textId="77777777" w:rsidTr="00C756AF">
        <w:trPr>
          <w:trHeight w:val="458"/>
        </w:trPr>
        <w:tc>
          <w:tcPr>
            <w:tcW w:w="1457" w:type="pct"/>
            <w:hideMark/>
          </w:tcPr>
          <w:p w14:paraId="6280522D" w14:textId="77777777" w:rsidR="00C02A4C" w:rsidRPr="004614D1" w:rsidRDefault="00C02A4C" w:rsidP="00C756AF">
            <w:pPr>
              <w:spacing w:after="160" w:line="278" w:lineRule="auto"/>
              <w:jc w:val="center"/>
              <w:rPr>
                <w:rFonts w:ascii="Times New Roman" w:hAnsi="Times New Roman" w:cs="Times New Roman"/>
                <w:b/>
                <w:bCs/>
              </w:rPr>
            </w:pPr>
            <w:r w:rsidRPr="004614D1">
              <w:rPr>
                <w:rFonts w:ascii="Times New Roman" w:hAnsi="Times New Roman" w:cs="Times New Roman"/>
                <w:b/>
                <w:bCs/>
              </w:rPr>
              <w:t>Characteristics</w:t>
            </w:r>
          </w:p>
        </w:tc>
        <w:tc>
          <w:tcPr>
            <w:tcW w:w="3543" w:type="pct"/>
            <w:gridSpan w:val="4"/>
            <w:hideMark/>
          </w:tcPr>
          <w:p w14:paraId="6FDD6123" w14:textId="77777777" w:rsidR="00C02A4C" w:rsidRPr="00B60238" w:rsidRDefault="00C02A4C" w:rsidP="00C756AF">
            <w:pPr>
              <w:spacing w:after="160" w:line="278" w:lineRule="auto"/>
              <w:jc w:val="center"/>
              <w:rPr>
                <w:rFonts w:ascii="Times New Roman" w:hAnsi="Times New Roman" w:cs="Times New Roman"/>
                <w:b/>
                <w:bCs/>
              </w:rPr>
            </w:pPr>
            <w:r>
              <w:rPr>
                <w:rFonts w:ascii="Times New Roman" w:hAnsi="Times New Roman" w:cs="Times New Roman"/>
                <w:b/>
                <w:bCs/>
              </w:rPr>
              <w:t xml:space="preserve">Outcome Variable: </w:t>
            </w:r>
            <w:r w:rsidRPr="00B113E6">
              <w:rPr>
                <w:rFonts w:ascii="Times New Roman" w:hAnsi="Times New Roman" w:cs="Times New Roman"/>
                <w:b/>
                <w:bCs/>
              </w:rPr>
              <w:t xml:space="preserve">Unmet </w:t>
            </w:r>
            <w:r>
              <w:rPr>
                <w:rFonts w:ascii="Times New Roman" w:hAnsi="Times New Roman" w:cs="Times New Roman"/>
                <w:b/>
                <w:bCs/>
              </w:rPr>
              <w:t>N</w:t>
            </w:r>
            <w:r w:rsidRPr="00B113E6">
              <w:rPr>
                <w:rFonts w:ascii="Times New Roman" w:hAnsi="Times New Roman" w:cs="Times New Roman"/>
                <w:b/>
                <w:bCs/>
              </w:rPr>
              <w:t xml:space="preserve">eed for </w:t>
            </w:r>
            <w:r>
              <w:rPr>
                <w:rFonts w:ascii="Times New Roman" w:hAnsi="Times New Roman" w:cs="Times New Roman"/>
                <w:b/>
                <w:bCs/>
              </w:rPr>
              <w:t>F</w:t>
            </w:r>
            <w:r w:rsidRPr="00B113E6">
              <w:rPr>
                <w:rFonts w:ascii="Times New Roman" w:hAnsi="Times New Roman" w:cs="Times New Roman"/>
                <w:b/>
                <w:bCs/>
              </w:rPr>
              <w:t xml:space="preserve">amily </w:t>
            </w:r>
            <w:r>
              <w:rPr>
                <w:rFonts w:ascii="Times New Roman" w:hAnsi="Times New Roman" w:cs="Times New Roman"/>
                <w:b/>
                <w:bCs/>
              </w:rPr>
              <w:t>P</w:t>
            </w:r>
            <w:r w:rsidRPr="00B113E6">
              <w:rPr>
                <w:rFonts w:ascii="Times New Roman" w:hAnsi="Times New Roman" w:cs="Times New Roman"/>
                <w:b/>
                <w:bCs/>
              </w:rPr>
              <w:t xml:space="preserve">lanning </w:t>
            </w:r>
          </w:p>
        </w:tc>
      </w:tr>
      <w:tr w:rsidR="00C02A4C" w:rsidRPr="00C419ED" w14:paraId="787372D3" w14:textId="77777777" w:rsidTr="00C756AF">
        <w:trPr>
          <w:trHeight w:val="755"/>
        </w:trPr>
        <w:tc>
          <w:tcPr>
            <w:tcW w:w="1457" w:type="pct"/>
            <w:hideMark/>
          </w:tcPr>
          <w:p w14:paraId="461A4A18" w14:textId="77777777" w:rsidR="00C02A4C" w:rsidRPr="00B60238" w:rsidRDefault="00C02A4C" w:rsidP="00C756AF">
            <w:pPr>
              <w:spacing w:after="160" w:line="278" w:lineRule="auto"/>
              <w:jc w:val="both"/>
              <w:rPr>
                <w:rFonts w:ascii="Times New Roman" w:hAnsi="Times New Roman" w:cs="Times New Roman"/>
                <w:b/>
                <w:bCs/>
              </w:rPr>
            </w:pPr>
            <w:r>
              <w:rPr>
                <w:rFonts w:ascii="Times New Roman" w:hAnsi="Times New Roman" w:cs="Times New Roman"/>
                <w:b/>
                <w:bCs/>
              </w:rPr>
              <w:t xml:space="preserve">Main Exposure: </w:t>
            </w:r>
            <w:r w:rsidRPr="00B60238">
              <w:rPr>
                <w:rFonts w:ascii="Times New Roman" w:hAnsi="Times New Roman" w:cs="Times New Roman"/>
                <w:b/>
                <w:bCs/>
              </w:rPr>
              <w:t>Internet Use Status</w:t>
            </w:r>
          </w:p>
        </w:tc>
        <w:tc>
          <w:tcPr>
            <w:tcW w:w="1151" w:type="pct"/>
            <w:hideMark/>
          </w:tcPr>
          <w:p w14:paraId="799943B2" w14:textId="77777777" w:rsidR="00C02A4C" w:rsidRPr="004614D1" w:rsidRDefault="00C02A4C" w:rsidP="00C756AF">
            <w:pPr>
              <w:spacing w:after="160" w:line="278" w:lineRule="auto"/>
              <w:jc w:val="both"/>
              <w:rPr>
                <w:rFonts w:ascii="Times New Roman" w:hAnsi="Times New Roman" w:cs="Times New Roman"/>
                <w:b/>
                <w:bCs/>
              </w:rPr>
            </w:pPr>
            <w:r w:rsidRPr="004614D1">
              <w:rPr>
                <w:rFonts w:ascii="Times New Roman" w:hAnsi="Times New Roman" w:cs="Times New Roman"/>
                <w:b/>
                <w:bCs/>
              </w:rPr>
              <w:t xml:space="preserve"> </w:t>
            </w:r>
            <w:r>
              <w:rPr>
                <w:rFonts w:ascii="Times New Roman" w:hAnsi="Times New Roman" w:cs="Times New Roman"/>
                <w:b/>
                <w:bCs/>
              </w:rPr>
              <w:t>c</w:t>
            </w:r>
            <w:r w:rsidRPr="004614D1">
              <w:rPr>
                <w:rFonts w:ascii="Times New Roman" w:hAnsi="Times New Roman" w:cs="Times New Roman"/>
                <w:b/>
                <w:bCs/>
              </w:rPr>
              <w:t>OR (95% CI) p</w:t>
            </w:r>
          </w:p>
        </w:tc>
        <w:tc>
          <w:tcPr>
            <w:tcW w:w="2392" w:type="pct"/>
            <w:gridSpan w:val="3"/>
            <w:hideMark/>
          </w:tcPr>
          <w:p w14:paraId="07C700B9" w14:textId="77777777" w:rsidR="00C02A4C" w:rsidRPr="004614D1" w:rsidRDefault="00C02A4C" w:rsidP="00C756AF">
            <w:pPr>
              <w:spacing w:after="160" w:line="278" w:lineRule="auto"/>
              <w:jc w:val="center"/>
              <w:rPr>
                <w:rFonts w:ascii="Times New Roman" w:hAnsi="Times New Roman" w:cs="Times New Roman"/>
                <w:b/>
                <w:bCs/>
              </w:rPr>
            </w:pPr>
            <w:r>
              <w:rPr>
                <w:rFonts w:ascii="Times New Roman" w:hAnsi="Times New Roman" w:cs="Times New Roman"/>
                <w:b/>
                <w:bCs/>
              </w:rPr>
              <w:t>a</w:t>
            </w:r>
            <w:r w:rsidRPr="004614D1">
              <w:rPr>
                <w:rFonts w:ascii="Times New Roman" w:hAnsi="Times New Roman" w:cs="Times New Roman"/>
                <w:b/>
                <w:bCs/>
              </w:rPr>
              <w:t>OR (95% CI) p</w:t>
            </w:r>
          </w:p>
        </w:tc>
      </w:tr>
      <w:tr w:rsidR="00C02A4C" w:rsidRPr="00C419ED" w14:paraId="51937DE2" w14:textId="77777777" w:rsidTr="00C756AF">
        <w:trPr>
          <w:trHeight w:val="278"/>
        </w:trPr>
        <w:tc>
          <w:tcPr>
            <w:tcW w:w="1457" w:type="pct"/>
            <w:hideMark/>
          </w:tcPr>
          <w:p w14:paraId="0008FCA5" w14:textId="77777777" w:rsidR="00C02A4C" w:rsidRPr="00B60238" w:rsidRDefault="00C02A4C" w:rsidP="00C756AF">
            <w:pPr>
              <w:spacing w:after="160" w:line="278" w:lineRule="auto"/>
              <w:jc w:val="both"/>
              <w:rPr>
                <w:rFonts w:ascii="Times New Roman" w:hAnsi="Times New Roman" w:cs="Times New Roman"/>
              </w:rPr>
            </w:pPr>
          </w:p>
        </w:tc>
        <w:tc>
          <w:tcPr>
            <w:tcW w:w="1151" w:type="pct"/>
            <w:hideMark/>
          </w:tcPr>
          <w:p w14:paraId="73D1004F" w14:textId="77777777" w:rsidR="00C02A4C" w:rsidRPr="00603065" w:rsidRDefault="00C02A4C" w:rsidP="00C756AF">
            <w:pPr>
              <w:spacing w:after="160" w:line="278" w:lineRule="auto"/>
              <w:jc w:val="center"/>
              <w:rPr>
                <w:rFonts w:ascii="Times New Roman" w:hAnsi="Times New Roman" w:cs="Times New Roman"/>
                <w:b/>
                <w:bCs/>
              </w:rPr>
            </w:pPr>
            <w:r>
              <w:rPr>
                <w:rFonts w:ascii="Times New Roman" w:hAnsi="Times New Roman" w:cs="Times New Roman"/>
                <w:b/>
                <w:bCs/>
              </w:rPr>
              <w:t>-</w:t>
            </w:r>
          </w:p>
        </w:tc>
        <w:tc>
          <w:tcPr>
            <w:tcW w:w="998" w:type="pct"/>
          </w:tcPr>
          <w:p w14:paraId="3405C3A6" w14:textId="77777777" w:rsidR="00C02A4C" w:rsidRPr="00603065" w:rsidRDefault="00C02A4C" w:rsidP="00C756AF">
            <w:pPr>
              <w:spacing w:after="160" w:line="278" w:lineRule="auto"/>
              <w:rPr>
                <w:rFonts w:ascii="Times New Roman" w:hAnsi="Times New Roman" w:cs="Times New Roman"/>
                <w:b/>
                <w:bCs/>
              </w:rPr>
            </w:pPr>
            <w:r w:rsidRPr="00603065">
              <w:rPr>
                <w:rFonts w:ascii="Times New Roman" w:hAnsi="Times New Roman" w:cs="Times New Roman"/>
                <w:b/>
                <w:bCs/>
              </w:rPr>
              <w:t>National</w:t>
            </w:r>
            <w:r>
              <w:rPr>
                <w:rFonts w:ascii="Times New Roman" w:hAnsi="Times New Roman" w:cs="Times New Roman"/>
                <w:b/>
                <w:bCs/>
              </w:rPr>
              <w:t xml:space="preserve"> </w:t>
            </w:r>
            <w:r w:rsidRPr="00603065">
              <w:rPr>
                <w:rFonts w:ascii="Times New Roman" w:hAnsi="Times New Roman" w:cs="Times New Roman"/>
                <w:b/>
                <w:bCs/>
              </w:rPr>
              <w:t>Level</w:t>
            </w:r>
          </w:p>
        </w:tc>
        <w:tc>
          <w:tcPr>
            <w:tcW w:w="670" w:type="pct"/>
          </w:tcPr>
          <w:p w14:paraId="5C2F7C9D" w14:textId="77777777" w:rsidR="00C02A4C" w:rsidRPr="00603065" w:rsidRDefault="00C02A4C" w:rsidP="00C756AF">
            <w:pPr>
              <w:jc w:val="center"/>
              <w:rPr>
                <w:rFonts w:ascii="Times New Roman" w:hAnsi="Times New Roman" w:cs="Times New Roman"/>
                <w:b/>
                <w:bCs/>
              </w:rPr>
            </w:pPr>
            <w:r w:rsidRPr="00603065">
              <w:rPr>
                <w:rFonts w:ascii="Times New Roman" w:hAnsi="Times New Roman" w:cs="Times New Roman"/>
                <w:b/>
                <w:bCs/>
              </w:rPr>
              <w:t>Rural</w:t>
            </w:r>
          </w:p>
        </w:tc>
        <w:tc>
          <w:tcPr>
            <w:tcW w:w="724" w:type="pct"/>
          </w:tcPr>
          <w:p w14:paraId="24CC6D8D" w14:textId="77777777" w:rsidR="00C02A4C" w:rsidRPr="00603065" w:rsidRDefault="00C02A4C" w:rsidP="00C756AF">
            <w:pPr>
              <w:jc w:val="center"/>
              <w:rPr>
                <w:rFonts w:ascii="Times New Roman" w:hAnsi="Times New Roman" w:cs="Times New Roman"/>
                <w:b/>
                <w:bCs/>
              </w:rPr>
            </w:pPr>
            <w:r w:rsidRPr="00603065">
              <w:rPr>
                <w:rFonts w:ascii="Times New Roman" w:hAnsi="Times New Roman" w:cs="Times New Roman"/>
                <w:b/>
                <w:bCs/>
              </w:rPr>
              <w:t>Urban</w:t>
            </w:r>
          </w:p>
        </w:tc>
      </w:tr>
      <w:tr w:rsidR="00C02A4C" w:rsidRPr="00C419ED" w14:paraId="67DB503D" w14:textId="77777777" w:rsidTr="00C756AF">
        <w:trPr>
          <w:trHeight w:val="467"/>
        </w:trPr>
        <w:tc>
          <w:tcPr>
            <w:tcW w:w="1457" w:type="pct"/>
            <w:hideMark/>
          </w:tcPr>
          <w:p w14:paraId="225121C4" w14:textId="77777777" w:rsidR="00C02A4C" w:rsidRPr="008949F2" w:rsidRDefault="00C02A4C" w:rsidP="00C756AF">
            <w:pPr>
              <w:spacing w:after="160" w:line="278" w:lineRule="auto"/>
              <w:jc w:val="both"/>
              <w:rPr>
                <w:rFonts w:ascii="Times New Roman" w:hAnsi="Times New Roman" w:cs="Times New Roman"/>
                <w:b/>
                <w:bCs/>
              </w:rPr>
            </w:pPr>
            <w:r w:rsidRPr="008949F2">
              <w:rPr>
                <w:rFonts w:ascii="Times New Roman" w:hAnsi="Times New Roman" w:cs="Times New Roman"/>
                <w:b/>
                <w:bCs/>
              </w:rPr>
              <w:t>Non-users of internet in the last 12 months (Ref)</w:t>
            </w:r>
          </w:p>
        </w:tc>
        <w:tc>
          <w:tcPr>
            <w:tcW w:w="1151" w:type="pct"/>
            <w:hideMark/>
          </w:tcPr>
          <w:p w14:paraId="1D892DCD" w14:textId="77777777" w:rsidR="00C02A4C" w:rsidRPr="00C419ED" w:rsidRDefault="00C02A4C" w:rsidP="00C756AF">
            <w:pPr>
              <w:spacing w:after="160" w:line="278" w:lineRule="auto"/>
              <w:jc w:val="both"/>
              <w:rPr>
                <w:rFonts w:ascii="Times New Roman" w:hAnsi="Times New Roman" w:cs="Times New Roman"/>
              </w:rPr>
            </w:pPr>
            <w:r w:rsidRPr="00C419ED">
              <w:rPr>
                <w:rFonts w:ascii="Times New Roman" w:hAnsi="Times New Roman" w:cs="Times New Roman"/>
              </w:rPr>
              <w:t>1.00</w:t>
            </w:r>
          </w:p>
        </w:tc>
        <w:tc>
          <w:tcPr>
            <w:tcW w:w="998" w:type="pct"/>
            <w:hideMark/>
          </w:tcPr>
          <w:p w14:paraId="32AEE3E5" w14:textId="77777777" w:rsidR="00C02A4C" w:rsidRPr="00C419ED" w:rsidRDefault="00C02A4C" w:rsidP="00C756AF">
            <w:pPr>
              <w:spacing w:after="160" w:line="278" w:lineRule="auto"/>
              <w:jc w:val="both"/>
              <w:rPr>
                <w:rFonts w:ascii="Times New Roman" w:hAnsi="Times New Roman" w:cs="Times New Roman"/>
              </w:rPr>
            </w:pPr>
            <w:r w:rsidRPr="00C419ED">
              <w:rPr>
                <w:rFonts w:ascii="Times New Roman" w:hAnsi="Times New Roman" w:cs="Times New Roman"/>
              </w:rPr>
              <w:t>1.00</w:t>
            </w:r>
          </w:p>
        </w:tc>
        <w:tc>
          <w:tcPr>
            <w:tcW w:w="670" w:type="pct"/>
          </w:tcPr>
          <w:p w14:paraId="7A699A89" w14:textId="77777777" w:rsidR="00C02A4C" w:rsidRPr="00C419ED" w:rsidRDefault="00C02A4C" w:rsidP="00C756AF">
            <w:pPr>
              <w:jc w:val="both"/>
              <w:rPr>
                <w:rFonts w:ascii="Times New Roman" w:hAnsi="Times New Roman" w:cs="Times New Roman"/>
              </w:rPr>
            </w:pPr>
            <w:r>
              <w:rPr>
                <w:rFonts w:ascii="Times New Roman" w:hAnsi="Times New Roman" w:cs="Times New Roman"/>
              </w:rPr>
              <w:t>1.00</w:t>
            </w:r>
          </w:p>
        </w:tc>
        <w:tc>
          <w:tcPr>
            <w:tcW w:w="724" w:type="pct"/>
          </w:tcPr>
          <w:p w14:paraId="405A6B83" w14:textId="77777777" w:rsidR="00C02A4C" w:rsidRPr="00C419ED" w:rsidRDefault="00C02A4C" w:rsidP="00C756AF">
            <w:pPr>
              <w:jc w:val="both"/>
              <w:rPr>
                <w:rFonts w:ascii="Times New Roman" w:hAnsi="Times New Roman" w:cs="Times New Roman"/>
              </w:rPr>
            </w:pPr>
            <w:r>
              <w:rPr>
                <w:rFonts w:ascii="Times New Roman" w:hAnsi="Times New Roman" w:cs="Times New Roman"/>
              </w:rPr>
              <w:t>1.00</w:t>
            </w:r>
          </w:p>
        </w:tc>
      </w:tr>
      <w:tr w:rsidR="00C02A4C" w:rsidRPr="00C419ED" w14:paraId="49D82822" w14:textId="77777777" w:rsidTr="00C756AF">
        <w:trPr>
          <w:trHeight w:val="1134"/>
        </w:trPr>
        <w:tc>
          <w:tcPr>
            <w:tcW w:w="1457" w:type="pct"/>
            <w:hideMark/>
          </w:tcPr>
          <w:p w14:paraId="63A21138" w14:textId="77777777" w:rsidR="00C02A4C" w:rsidRPr="008949F2" w:rsidRDefault="00C02A4C" w:rsidP="00C756AF">
            <w:pPr>
              <w:spacing w:after="160" w:line="278" w:lineRule="auto"/>
              <w:jc w:val="both"/>
              <w:rPr>
                <w:rFonts w:ascii="Times New Roman" w:hAnsi="Times New Roman" w:cs="Times New Roman"/>
                <w:b/>
                <w:bCs/>
              </w:rPr>
            </w:pPr>
            <w:r w:rsidRPr="008949F2">
              <w:rPr>
                <w:rFonts w:ascii="Times New Roman" w:hAnsi="Times New Roman" w:cs="Times New Roman"/>
                <w:b/>
                <w:bCs/>
              </w:rPr>
              <w:t xml:space="preserve">Internet use last 12 months </w:t>
            </w:r>
          </w:p>
        </w:tc>
        <w:tc>
          <w:tcPr>
            <w:tcW w:w="1151" w:type="pct"/>
            <w:hideMark/>
          </w:tcPr>
          <w:p w14:paraId="5B7B821C" w14:textId="77777777" w:rsidR="00C02A4C" w:rsidRPr="00C419ED" w:rsidRDefault="00C02A4C" w:rsidP="00C756AF">
            <w:pPr>
              <w:spacing w:after="160" w:line="278" w:lineRule="auto"/>
              <w:jc w:val="both"/>
              <w:rPr>
                <w:rFonts w:ascii="Times New Roman" w:hAnsi="Times New Roman" w:cs="Times New Roman"/>
              </w:rPr>
            </w:pPr>
            <w:r w:rsidRPr="00C419ED">
              <w:rPr>
                <w:rFonts w:ascii="Times New Roman" w:hAnsi="Times New Roman" w:cs="Times New Roman"/>
              </w:rPr>
              <w:t>1.</w:t>
            </w:r>
            <w:r>
              <w:rPr>
                <w:rFonts w:ascii="Times New Roman" w:hAnsi="Times New Roman" w:cs="Times New Roman"/>
              </w:rPr>
              <w:t>34(1.18-2.14) 0.003</w:t>
            </w:r>
          </w:p>
        </w:tc>
        <w:tc>
          <w:tcPr>
            <w:tcW w:w="998" w:type="pct"/>
            <w:hideMark/>
          </w:tcPr>
          <w:p w14:paraId="2C3B542D" w14:textId="77777777" w:rsidR="00C02A4C" w:rsidRPr="00C419ED" w:rsidRDefault="00C02A4C" w:rsidP="00C756AF">
            <w:pPr>
              <w:spacing w:after="160" w:line="278" w:lineRule="auto"/>
              <w:jc w:val="both"/>
              <w:rPr>
                <w:rFonts w:ascii="Times New Roman" w:hAnsi="Times New Roman" w:cs="Times New Roman"/>
              </w:rPr>
            </w:pPr>
            <w:r w:rsidRPr="00C419ED">
              <w:rPr>
                <w:rFonts w:ascii="Times New Roman" w:hAnsi="Times New Roman" w:cs="Times New Roman"/>
              </w:rPr>
              <w:t>1.</w:t>
            </w:r>
            <w:r>
              <w:rPr>
                <w:rFonts w:ascii="Times New Roman" w:hAnsi="Times New Roman" w:cs="Times New Roman"/>
              </w:rPr>
              <w:t>83</w:t>
            </w:r>
            <w:r w:rsidRPr="00C419ED">
              <w:rPr>
                <w:rFonts w:ascii="Times New Roman" w:hAnsi="Times New Roman" w:cs="Times New Roman"/>
              </w:rPr>
              <w:t>(</w:t>
            </w:r>
            <w:r>
              <w:rPr>
                <w:rFonts w:ascii="Times New Roman" w:hAnsi="Times New Roman" w:cs="Times New Roman"/>
              </w:rPr>
              <w:t>1.52-2.20</w:t>
            </w:r>
            <w:r w:rsidRPr="00C419ED">
              <w:rPr>
                <w:rFonts w:ascii="Times New Roman" w:hAnsi="Times New Roman" w:cs="Times New Roman"/>
              </w:rPr>
              <w:t>)</w:t>
            </w:r>
            <w:r>
              <w:rPr>
                <w:rFonts w:ascii="Times New Roman" w:hAnsi="Times New Roman" w:cs="Times New Roman"/>
              </w:rPr>
              <w:t xml:space="preserve">, </w:t>
            </w:r>
            <w:r w:rsidRPr="00B60238">
              <w:rPr>
                <w:rFonts w:ascii="Times New Roman" w:hAnsi="Times New Roman" w:cs="Times New Roman"/>
                <w:b/>
                <w:bCs/>
              </w:rPr>
              <w:t>&lt;0.001</w:t>
            </w:r>
          </w:p>
        </w:tc>
        <w:tc>
          <w:tcPr>
            <w:tcW w:w="670" w:type="pct"/>
          </w:tcPr>
          <w:p w14:paraId="7B18FA51" w14:textId="77777777" w:rsidR="00C02A4C" w:rsidRPr="00C419ED" w:rsidRDefault="00C02A4C" w:rsidP="00C756AF">
            <w:pPr>
              <w:jc w:val="both"/>
              <w:rPr>
                <w:rFonts w:ascii="Times New Roman" w:hAnsi="Times New Roman" w:cs="Times New Roman"/>
              </w:rPr>
            </w:pPr>
            <w:r>
              <w:rPr>
                <w:rFonts w:ascii="Times New Roman" w:hAnsi="Times New Roman" w:cs="Times New Roman"/>
              </w:rPr>
              <w:t xml:space="preserve">1.86 (1.50-2.31), </w:t>
            </w:r>
            <w:r w:rsidRPr="006977DF">
              <w:rPr>
                <w:rFonts w:ascii="Times New Roman" w:hAnsi="Times New Roman" w:cs="Times New Roman"/>
                <w:b/>
                <w:bCs/>
              </w:rPr>
              <w:t>&lt;0.001</w:t>
            </w:r>
          </w:p>
        </w:tc>
        <w:tc>
          <w:tcPr>
            <w:tcW w:w="724" w:type="pct"/>
          </w:tcPr>
          <w:p w14:paraId="0847E992" w14:textId="77777777" w:rsidR="00C02A4C" w:rsidRPr="00C419ED" w:rsidRDefault="00C02A4C" w:rsidP="00C756AF">
            <w:pPr>
              <w:jc w:val="both"/>
              <w:rPr>
                <w:rFonts w:ascii="Times New Roman" w:hAnsi="Times New Roman" w:cs="Times New Roman"/>
              </w:rPr>
            </w:pPr>
            <w:r>
              <w:rPr>
                <w:rFonts w:ascii="Times New Roman" w:hAnsi="Times New Roman" w:cs="Times New Roman"/>
              </w:rPr>
              <w:t>1.85 (1.28-2.70), 0.001</w:t>
            </w:r>
          </w:p>
        </w:tc>
      </w:tr>
    </w:tbl>
    <w:p w14:paraId="04886CA2" w14:textId="77777777" w:rsidR="00C02A4C" w:rsidRDefault="00C02A4C" w:rsidP="00C02A4C">
      <w:pPr>
        <w:jc w:val="both"/>
        <w:rPr>
          <w:rFonts w:ascii="Times New Roman" w:hAnsi="Times New Roman" w:cs="Times New Roman"/>
        </w:rPr>
      </w:pPr>
    </w:p>
    <w:p w14:paraId="00BC32E3" w14:textId="77777777" w:rsidR="00C02A4C" w:rsidRPr="008949F2" w:rsidRDefault="00C02A4C" w:rsidP="00C02A4C">
      <w:pPr>
        <w:jc w:val="both"/>
        <w:rPr>
          <w:rFonts w:ascii="Times New Roman" w:hAnsi="Times New Roman" w:cs="Times New Roman"/>
          <w:b/>
          <w:bCs/>
          <w:i/>
          <w:iCs/>
        </w:rPr>
      </w:pPr>
      <w:r w:rsidRPr="008949F2">
        <w:rPr>
          <w:rFonts w:ascii="Times New Roman" w:hAnsi="Times New Roman" w:cs="Times New Roman"/>
          <w:b/>
          <w:bCs/>
          <w:i/>
          <w:iCs/>
        </w:rPr>
        <w:t xml:space="preserve">Note: </w:t>
      </w:r>
      <w:r>
        <w:rPr>
          <w:rFonts w:ascii="Times New Roman" w:hAnsi="Times New Roman" w:cs="Times New Roman"/>
          <w:b/>
          <w:bCs/>
          <w:i/>
          <w:iCs/>
        </w:rPr>
        <w:t>c</w:t>
      </w:r>
      <w:r w:rsidRPr="008949F2">
        <w:rPr>
          <w:rFonts w:ascii="Times New Roman" w:hAnsi="Times New Roman" w:cs="Times New Roman"/>
          <w:b/>
          <w:bCs/>
          <w:i/>
          <w:iCs/>
        </w:rPr>
        <w:t xml:space="preserve">OR = </w:t>
      </w:r>
      <w:r>
        <w:rPr>
          <w:rFonts w:ascii="Times New Roman" w:hAnsi="Times New Roman" w:cs="Times New Roman"/>
          <w:b/>
          <w:bCs/>
          <w:i/>
          <w:iCs/>
        </w:rPr>
        <w:t>Crude O</w:t>
      </w:r>
      <w:r w:rsidRPr="008949F2">
        <w:rPr>
          <w:rFonts w:ascii="Times New Roman" w:hAnsi="Times New Roman" w:cs="Times New Roman"/>
          <w:b/>
          <w:bCs/>
          <w:i/>
          <w:iCs/>
        </w:rPr>
        <w:t xml:space="preserve">dds </w:t>
      </w:r>
      <w:r>
        <w:rPr>
          <w:rFonts w:ascii="Times New Roman" w:hAnsi="Times New Roman" w:cs="Times New Roman"/>
          <w:b/>
          <w:bCs/>
          <w:i/>
          <w:iCs/>
        </w:rPr>
        <w:t>R</w:t>
      </w:r>
      <w:r w:rsidRPr="008949F2">
        <w:rPr>
          <w:rFonts w:ascii="Times New Roman" w:hAnsi="Times New Roman" w:cs="Times New Roman"/>
          <w:b/>
          <w:bCs/>
          <w:i/>
          <w:iCs/>
        </w:rPr>
        <w:t>atio;</w:t>
      </w:r>
      <w:r>
        <w:rPr>
          <w:rFonts w:ascii="Times New Roman" w:hAnsi="Times New Roman" w:cs="Times New Roman"/>
          <w:b/>
          <w:bCs/>
          <w:i/>
          <w:iCs/>
        </w:rPr>
        <w:t xml:space="preserve"> aOR= Adjusted Odds Ratios </w:t>
      </w:r>
      <w:r w:rsidRPr="008949F2">
        <w:rPr>
          <w:rFonts w:ascii="Times New Roman" w:hAnsi="Times New Roman" w:cs="Times New Roman"/>
          <w:b/>
          <w:bCs/>
          <w:i/>
          <w:iCs/>
        </w:rPr>
        <w:t>CI = confidence interval</w:t>
      </w:r>
    </w:p>
    <w:p w14:paraId="4EF8CC23" w14:textId="77777777" w:rsidR="00C02A4C" w:rsidRPr="008949F2" w:rsidRDefault="00C02A4C" w:rsidP="00C02A4C">
      <w:pPr>
        <w:jc w:val="both"/>
        <w:rPr>
          <w:rFonts w:ascii="Times New Roman" w:hAnsi="Times New Roman" w:cs="Times New Roman"/>
          <w:b/>
          <w:bCs/>
        </w:rPr>
      </w:pPr>
      <w:r w:rsidRPr="008949F2">
        <w:rPr>
          <w:rFonts w:ascii="Times New Roman" w:hAnsi="Times New Roman" w:cs="Times New Roman"/>
          <w:b/>
          <w:bCs/>
        </w:rPr>
        <w:t>Confounders: maternal age, age at first birth, husband education, parity, place of residence, access of household media, household assets status, husband occupation, women’s empowerment, household religion, contraception status</w:t>
      </w:r>
    </w:p>
    <w:p w14:paraId="2632FF21" w14:textId="4BA5A5BE" w:rsidR="004E4F30" w:rsidRDefault="00261899" w:rsidP="00261899">
      <w:pPr>
        <w:spacing w:line="360" w:lineRule="auto"/>
        <w:jc w:val="both"/>
        <w:rPr>
          <w:rFonts w:ascii="Times New Roman" w:hAnsi="Times New Roman" w:cs="Times New Roman"/>
          <w:b/>
          <w:bCs/>
        </w:rPr>
      </w:pPr>
      <w:r>
        <w:rPr>
          <w:rFonts w:ascii="Times New Roman" w:hAnsi="Times New Roman" w:cs="Times New Roman"/>
          <w:b/>
          <w:bCs/>
        </w:rPr>
        <w:t>3.</w:t>
      </w:r>
      <w:r w:rsidR="007809F0">
        <w:rPr>
          <w:rFonts w:ascii="Times New Roman" w:hAnsi="Times New Roman" w:cs="Times New Roman"/>
          <w:b/>
          <w:bCs/>
        </w:rPr>
        <w:t>3.</w:t>
      </w:r>
      <w:r w:rsidR="007809F0" w:rsidRPr="00052220">
        <w:rPr>
          <w:rFonts w:ascii="Times New Roman" w:hAnsi="Times New Roman" w:cs="Times New Roman"/>
          <w:b/>
          <w:bCs/>
        </w:rPr>
        <w:t xml:space="preserve"> Stratified</w:t>
      </w:r>
      <w:r w:rsidR="00052220" w:rsidRPr="00052220">
        <w:rPr>
          <w:rFonts w:ascii="Times New Roman" w:hAnsi="Times New Roman" w:cs="Times New Roman"/>
          <w:b/>
          <w:bCs/>
        </w:rPr>
        <w:t xml:space="preserve"> </w:t>
      </w:r>
      <w:r w:rsidR="004E4F30" w:rsidRPr="00052220">
        <w:rPr>
          <w:rFonts w:ascii="Times New Roman" w:hAnsi="Times New Roman" w:cs="Times New Roman"/>
          <w:b/>
          <w:bCs/>
        </w:rPr>
        <w:t>Association between Internet Use and Unmet Need for Family Planning</w:t>
      </w:r>
    </w:p>
    <w:p w14:paraId="2BDB2235" w14:textId="77777777" w:rsidR="00C02A4C" w:rsidRPr="00C10574" w:rsidRDefault="00C02A4C" w:rsidP="00C02A4C">
      <w:pPr>
        <w:jc w:val="both"/>
        <w:rPr>
          <w:rFonts w:ascii="Times New Roman" w:hAnsi="Times New Roman" w:cs="Times New Roman"/>
          <w:b/>
          <w:bCs/>
        </w:rPr>
      </w:pPr>
      <w:r w:rsidRPr="00C10574">
        <w:rPr>
          <w:rFonts w:ascii="Times New Roman" w:hAnsi="Times New Roman" w:cs="Times New Roman"/>
          <w:b/>
          <w:bCs/>
        </w:rPr>
        <w:lastRenderedPageBreak/>
        <w:t xml:space="preserve">Table 3: Maternal Age, Age at First Birth, Division, Maternal Education, and Household Media-wise Associations Between Internet Use and Unmet Need for Family </w:t>
      </w:r>
    </w:p>
    <w:tbl>
      <w:tblPr>
        <w:tblW w:w="5000" w:type="pct"/>
        <w:tblLook w:val="04A0" w:firstRow="1" w:lastRow="0" w:firstColumn="1" w:lastColumn="0" w:noHBand="0" w:noVBand="1"/>
      </w:tblPr>
      <w:tblGrid>
        <w:gridCol w:w="3820"/>
        <w:gridCol w:w="5520"/>
      </w:tblGrid>
      <w:tr w:rsidR="00C02A4C" w:rsidRPr="00A813CA" w14:paraId="729541DD" w14:textId="77777777" w:rsidTr="00C756AF">
        <w:trPr>
          <w:trHeight w:val="588"/>
        </w:trPr>
        <w:tc>
          <w:tcPr>
            <w:tcW w:w="2045" w:type="pct"/>
            <w:tcBorders>
              <w:top w:val="single" w:sz="8" w:space="0" w:color="auto"/>
              <w:left w:val="single" w:sz="8" w:space="0" w:color="auto"/>
              <w:bottom w:val="single" w:sz="8" w:space="0" w:color="auto"/>
              <w:right w:val="single" w:sz="8" w:space="0" w:color="auto"/>
            </w:tcBorders>
            <w:vAlign w:val="center"/>
            <w:hideMark/>
          </w:tcPr>
          <w:p w14:paraId="10BC13DD" w14:textId="77777777" w:rsidR="00C02A4C" w:rsidRPr="00A813CA" w:rsidRDefault="00C02A4C" w:rsidP="00C756AF">
            <w:pPr>
              <w:spacing w:after="0" w:line="240" w:lineRule="auto"/>
              <w:rPr>
                <w:rFonts w:ascii="Times New Roman" w:eastAsia="Times New Roman" w:hAnsi="Times New Roman" w:cs="Times New Roman"/>
                <w:b/>
                <w:bCs/>
                <w:color w:val="000000"/>
                <w:kern w:val="0"/>
                <w14:ligatures w14:val="none"/>
              </w:rPr>
            </w:pPr>
            <w:r w:rsidRPr="00A813CA">
              <w:rPr>
                <w:rFonts w:ascii="Times New Roman" w:eastAsia="Times New Roman" w:hAnsi="Times New Roman" w:cs="Times New Roman"/>
                <w:b/>
                <w:bCs/>
                <w:color w:val="000000"/>
                <w:kern w:val="0"/>
                <w14:ligatures w14:val="none"/>
              </w:rPr>
              <w:t xml:space="preserve">Variable </w:t>
            </w:r>
          </w:p>
        </w:tc>
        <w:tc>
          <w:tcPr>
            <w:tcW w:w="2955" w:type="pct"/>
            <w:tcBorders>
              <w:top w:val="single" w:sz="8" w:space="0" w:color="auto"/>
              <w:left w:val="nil"/>
              <w:bottom w:val="single" w:sz="8" w:space="0" w:color="auto"/>
              <w:right w:val="single" w:sz="8" w:space="0" w:color="auto"/>
            </w:tcBorders>
            <w:vAlign w:val="center"/>
            <w:hideMark/>
          </w:tcPr>
          <w:p w14:paraId="1A52B923" w14:textId="49FB930C" w:rsidR="00C02A4C" w:rsidRPr="00A813CA" w:rsidRDefault="000D3F11" w:rsidP="00C756AF">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w:t>
            </w:r>
            <w:r w:rsidR="00C02A4C" w:rsidRPr="00A813CA">
              <w:rPr>
                <w:rFonts w:ascii="Times New Roman" w:eastAsia="Times New Roman" w:hAnsi="Times New Roman" w:cs="Times New Roman"/>
                <w:b/>
                <w:bCs/>
                <w:color w:val="000000"/>
                <w:kern w:val="0"/>
                <w14:ligatures w14:val="none"/>
              </w:rPr>
              <w:t>OR (95% CI)</w:t>
            </w:r>
          </w:p>
        </w:tc>
      </w:tr>
      <w:tr w:rsidR="00C02A4C" w:rsidRPr="00A813CA" w14:paraId="493D8F7C" w14:textId="77777777" w:rsidTr="00C756AF">
        <w:trPr>
          <w:trHeight w:val="372"/>
        </w:trPr>
        <w:tc>
          <w:tcPr>
            <w:tcW w:w="2045" w:type="pct"/>
            <w:tcBorders>
              <w:top w:val="nil"/>
              <w:left w:val="single" w:sz="8" w:space="0" w:color="auto"/>
              <w:bottom w:val="single" w:sz="8" w:space="0" w:color="auto"/>
              <w:right w:val="single" w:sz="8" w:space="0" w:color="auto"/>
            </w:tcBorders>
            <w:vAlign w:val="center"/>
            <w:hideMark/>
          </w:tcPr>
          <w:p w14:paraId="630CA66E" w14:textId="77777777" w:rsidR="00C02A4C" w:rsidRPr="00A813CA" w:rsidRDefault="00C02A4C" w:rsidP="00C756AF">
            <w:pPr>
              <w:spacing w:after="0" w:line="240" w:lineRule="auto"/>
              <w:rPr>
                <w:rFonts w:ascii="Times New Roman" w:eastAsia="Times New Roman" w:hAnsi="Times New Roman" w:cs="Times New Roman"/>
                <w:b/>
                <w:bCs/>
                <w:color w:val="000000"/>
                <w:kern w:val="0"/>
                <w14:ligatures w14:val="none"/>
              </w:rPr>
            </w:pPr>
            <w:r w:rsidRPr="00A813CA">
              <w:rPr>
                <w:rFonts w:ascii="Times New Roman" w:eastAsia="Times New Roman" w:hAnsi="Times New Roman" w:cs="Times New Roman"/>
                <w:b/>
                <w:bCs/>
                <w:color w:val="000000"/>
                <w:kern w:val="0"/>
                <w14:ligatures w14:val="none"/>
              </w:rPr>
              <w:t>Age at First Birth</w:t>
            </w:r>
          </w:p>
        </w:tc>
        <w:tc>
          <w:tcPr>
            <w:tcW w:w="2955" w:type="pct"/>
            <w:tcBorders>
              <w:top w:val="nil"/>
              <w:left w:val="nil"/>
              <w:bottom w:val="single" w:sz="8" w:space="0" w:color="auto"/>
              <w:right w:val="single" w:sz="8" w:space="0" w:color="auto"/>
            </w:tcBorders>
            <w:hideMark/>
          </w:tcPr>
          <w:p w14:paraId="7759C092" w14:textId="77777777" w:rsidR="00C02A4C" w:rsidRPr="00A813CA" w:rsidRDefault="00C02A4C" w:rsidP="00C756AF">
            <w:pPr>
              <w:spacing w:after="0" w:line="240" w:lineRule="auto"/>
              <w:rPr>
                <w:rFonts w:ascii="Calibri" w:eastAsia="Times New Roman" w:hAnsi="Calibri" w:cs="Calibri"/>
                <w:color w:val="000000"/>
                <w:kern w:val="0"/>
                <w14:ligatures w14:val="none"/>
              </w:rPr>
            </w:pPr>
            <w:r w:rsidRPr="00A813CA">
              <w:rPr>
                <w:rFonts w:ascii="Calibri" w:eastAsia="Times New Roman" w:hAnsi="Calibri" w:cs="Calibri"/>
                <w:color w:val="000000"/>
                <w:kern w:val="0"/>
                <w14:ligatures w14:val="none"/>
              </w:rPr>
              <w:t> </w:t>
            </w:r>
          </w:p>
        </w:tc>
      </w:tr>
      <w:tr w:rsidR="00C02A4C" w:rsidRPr="00A813CA" w14:paraId="075A658A" w14:textId="77777777" w:rsidTr="00C756AF">
        <w:trPr>
          <w:trHeight w:val="360"/>
        </w:trPr>
        <w:tc>
          <w:tcPr>
            <w:tcW w:w="2045" w:type="pct"/>
            <w:tcBorders>
              <w:top w:val="nil"/>
              <w:left w:val="single" w:sz="8" w:space="0" w:color="auto"/>
              <w:bottom w:val="single" w:sz="8" w:space="0" w:color="auto"/>
              <w:right w:val="single" w:sz="8" w:space="0" w:color="auto"/>
            </w:tcBorders>
            <w:vAlign w:val="center"/>
            <w:hideMark/>
          </w:tcPr>
          <w:p w14:paraId="59B657FE"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Early (10–17)</w:t>
            </w:r>
          </w:p>
        </w:tc>
        <w:tc>
          <w:tcPr>
            <w:tcW w:w="2955" w:type="pct"/>
            <w:tcBorders>
              <w:top w:val="nil"/>
              <w:left w:val="nil"/>
              <w:bottom w:val="single" w:sz="8" w:space="0" w:color="auto"/>
              <w:right w:val="single" w:sz="8" w:space="0" w:color="auto"/>
            </w:tcBorders>
            <w:vAlign w:val="center"/>
            <w:hideMark/>
          </w:tcPr>
          <w:p w14:paraId="435AA435"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2.70 (1.91–3.82)</w:t>
            </w:r>
          </w:p>
        </w:tc>
      </w:tr>
      <w:tr w:rsidR="00C02A4C" w:rsidRPr="00A813CA" w14:paraId="31A6C882" w14:textId="77777777" w:rsidTr="00C756AF">
        <w:trPr>
          <w:trHeight w:val="312"/>
        </w:trPr>
        <w:tc>
          <w:tcPr>
            <w:tcW w:w="2045" w:type="pct"/>
            <w:tcBorders>
              <w:top w:val="nil"/>
              <w:left w:val="single" w:sz="8" w:space="0" w:color="auto"/>
              <w:bottom w:val="single" w:sz="8" w:space="0" w:color="auto"/>
              <w:right w:val="single" w:sz="8" w:space="0" w:color="auto"/>
            </w:tcBorders>
            <w:vAlign w:val="center"/>
            <w:hideMark/>
          </w:tcPr>
          <w:p w14:paraId="31F62245"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Normal (18–24)</w:t>
            </w:r>
          </w:p>
        </w:tc>
        <w:tc>
          <w:tcPr>
            <w:tcW w:w="2955" w:type="pct"/>
            <w:tcBorders>
              <w:top w:val="nil"/>
              <w:left w:val="nil"/>
              <w:bottom w:val="single" w:sz="8" w:space="0" w:color="auto"/>
              <w:right w:val="single" w:sz="8" w:space="0" w:color="auto"/>
            </w:tcBorders>
            <w:vAlign w:val="center"/>
            <w:hideMark/>
          </w:tcPr>
          <w:p w14:paraId="4A8D8150"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1.67 (1.29–2.17)</w:t>
            </w:r>
          </w:p>
        </w:tc>
      </w:tr>
      <w:tr w:rsidR="00C02A4C" w:rsidRPr="00A813CA" w14:paraId="315A5EE0" w14:textId="77777777" w:rsidTr="00C756AF">
        <w:trPr>
          <w:trHeight w:val="288"/>
        </w:trPr>
        <w:tc>
          <w:tcPr>
            <w:tcW w:w="2045" w:type="pct"/>
            <w:tcBorders>
              <w:top w:val="nil"/>
              <w:left w:val="single" w:sz="8" w:space="0" w:color="auto"/>
              <w:bottom w:val="single" w:sz="8" w:space="0" w:color="auto"/>
              <w:right w:val="single" w:sz="8" w:space="0" w:color="auto"/>
            </w:tcBorders>
            <w:vAlign w:val="center"/>
            <w:hideMark/>
          </w:tcPr>
          <w:p w14:paraId="6666F306"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Late (≥25)</w:t>
            </w:r>
          </w:p>
        </w:tc>
        <w:tc>
          <w:tcPr>
            <w:tcW w:w="2955" w:type="pct"/>
            <w:tcBorders>
              <w:top w:val="nil"/>
              <w:left w:val="nil"/>
              <w:bottom w:val="single" w:sz="8" w:space="0" w:color="auto"/>
              <w:right w:val="single" w:sz="8" w:space="0" w:color="auto"/>
            </w:tcBorders>
            <w:vAlign w:val="center"/>
            <w:hideMark/>
          </w:tcPr>
          <w:p w14:paraId="1686182E"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1.38 (0.95–1.99)</w:t>
            </w:r>
          </w:p>
        </w:tc>
      </w:tr>
      <w:tr w:rsidR="00C02A4C" w:rsidRPr="00A813CA" w14:paraId="3993B45B" w14:textId="77777777" w:rsidTr="00C756AF">
        <w:trPr>
          <w:trHeight w:val="384"/>
        </w:trPr>
        <w:tc>
          <w:tcPr>
            <w:tcW w:w="2045" w:type="pct"/>
            <w:tcBorders>
              <w:top w:val="nil"/>
              <w:left w:val="single" w:sz="8" w:space="0" w:color="auto"/>
              <w:bottom w:val="single" w:sz="8" w:space="0" w:color="auto"/>
              <w:right w:val="single" w:sz="8" w:space="0" w:color="auto"/>
            </w:tcBorders>
            <w:vAlign w:val="center"/>
            <w:hideMark/>
          </w:tcPr>
          <w:p w14:paraId="72F679C2" w14:textId="77777777" w:rsidR="00C02A4C" w:rsidRPr="00A813CA" w:rsidRDefault="00C02A4C" w:rsidP="00C756AF">
            <w:pPr>
              <w:spacing w:after="0" w:line="240" w:lineRule="auto"/>
              <w:rPr>
                <w:rFonts w:ascii="Times New Roman" w:eastAsia="Times New Roman" w:hAnsi="Times New Roman" w:cs="Times New Roman"/>
                <w:b/>
                <w:bCs/>
                <w:color w:val="000000"/>
                <w:kern w:val="0"/>
                <w14:ligatures w14:val="none"/>
              </w:rPr>
            </w:pPr>
            <w:r w:rsidRPr="00A813CA">
              <w:rPr>
                <w:rFonts w:ascii="Times New Roman" w:eastAsia="Times New Roman" w:hAnsi="Times New Roman" w:cs="Times New Roman"/>
                <w:b/>
                <w:bCs/>
                <w:color w:val="000000"/>
                <w:kern w:val="0"/>
                <w14:ligatures w14:val="none"/>
              </w:rPr>
              <w:t>Age Group (years)</w:t>
            </w:r>
          </w:p>
        </w:tc>
        <w:tc>
          <w:tcPr>
            <w:tcW w:w="2955" w:type="pct"/>
            <w:tcBorders>
              <w:top w:val="nil"/>
              <w:left w:val="nil"/>
              <w:bottom w:val="single" w:sz="8" w:space="0" w:color="auto"/>
              <w:right w:val="single" w:sz="8" w:space="0" w:color="auto"/>
            </w:tcBorders>
            <w:hideMark/>
          </w:tcPr>
          <w:p w14:paraId="74AA0521" w14:textId="77777777" w:rsidR="00C02A4C" w:rsidRPr="00A813CA" w:rsidRDefault="00C02A4C" w:rsidP="00C756AF">
            <w:pPr>
              <w:spacing w:after="0" w:line="240" w:lineRule="auto"/>
              <w:rPr>
                <w:rFonts w:ascii="Calibri" w:eastAsia="Times New Roman" w:hAnsi="Calibri" w:cs="Calibri"/>
                <w:color w:val="000000"/>
                <w:kern w:val="0"/>
                <w14:ligatures w14:val="none"/>
              </w:rPr>
            </w:pPr>
            <w:r w:rsidRPr="00A813CA">
              <w:rPr>
                <w:rFonts w:ascii="Calibri" w:eastAsia="Times New Roman" w:hAnsi="Calibri" w:cs="Calibri"/>
                <w:color w:val="000000"/>
                <w:kern w:val="0"/>
                <w14:ligatures w14:val="none"/>
              </w:rPr>
              <w:t> </w:t>
            </w:r>
          </w:p>
        </w:tc>
      </w:tr>
      <w:tr w:rsidR="00C02A4C" w:rsidRPr="00A813CA" w14:paraId="7531B54C" w14:textId="77777777" w:rsidTr="00C756AF">
        <w:trPr>
          <w:trHeight w:val="396"/>
        </w:trPr>
        <w:tc>
          <w:tcPr>
            <w:tcW w:w="2045" w:type="pct"/>
            <w:tcBorders>
              <w:top w:val="nil"/>
              <w:left w:val="single" w:sz="8" w:space="0" w:color="auto"/>
              <w:bottom w:val="single" w:sz="8" w:space="0" w:color="auto"/>
              <w:right w:val="single" w:sz="8" w:space="0" w:color="auto"/>
            </w:tcBorders>
            <w:vAlign w:val="center"/>
            <w:hideMark/>
          </w:tcPr>
          <w:p w14:paraId="727ADA27"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15–24</w:t>
            </w:r>
          </w:p>
        </w:tc>
        <w:tc>
          <w:tcPr>
            <w:tcW w:w="2955" w:type="pct"/>
            <w:tcBorders>
              <w:top w:val="nil"/>
              <w:left w:val="nil"/>
              <w:bottom w:val="single" w:sz="8" w:space="0" w:color="auto"/>
              <w:right w:val="single" w:sz="8" w:space="0" w:color="auto"/>
            </w:tcBorders>
            <w:vAlign w:val="center"/>
            <w:hideMark/>
          </w:tcPr>
          <w:p w14:paraId="6E0FF4DD"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1.42 (1.09–1.85)</w:t>
            </w:r>
          </w:p>
        </w:tc>
      </w:tr>
      <w:tr w:rsidR="00C02A4C" w:rsidRPr="00A813CA" w14:paraId="52F0D61D" w14:textId="77777777" w:rsidTr="00C756AF">
        <w:trPr>
          <w:trHeight w:val="444"/>
        </w:trPr>
        <w:tc>
          <w:tcPr>
            <w:tcW w:w="2045" w:type="pct"/>
            <w:tcBorders>
              <w:top w:val="nil"/>
              <w:left w:val="single" w:sz="8" w:space="0" w:color="auto"/>
              <w:bottom w:val="single" w:sz="8" w:space="0" w:color="auto"/>
              <w:right w:val="single" w:sz="8" w:space="0" w:color="auto"/>
            </w:tcBorders>
            <w:vAlign w:val="center"/>
            <w:hideMark/>
          </w:tcPr>
          <w:p w14:paraId="0F051DEC"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25–34</w:t>
            </w:r>
          </w:p>
        </w:tc>
        <w:tc>
          <w:tcPr>
            <w:tcW w:w="2955" w:type="pct"/>
            <w:tcBorders>
              <w:top w:val="nil"/>
              <w:left w:val="nil"/>
              <w:bottom w:val="single" w:sz="8" w:space="0" w:color="auto"/>
              <w:right w:val="single" w:sz="8" w:space="0" w:color="auto"/>
            </w:tcBorders>
            <w:vAlign w:val="center"/>
            <w:hideMark/>
          </w:tcPr>
          <w:p w14:paraId="52599D35"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2.41 (1.82–3.17)</w:t>
            </w:r>
          </w:p>
        </w:tc>
      </w:tr>
      <w:tr w:rsidR="00C02A4C" w:rsidRPr="00A813CA" w14:paraId="6368958B" w14:textId="77777777" w:rsidTr="00C756AF">
        <w:trPr>
          <w:trHeight w:val="432"/>
        </w:trPr>
        <w:tc>
          <w:tcPr>
            <w:tcW w:w="2045" w:type="pct"/>
            <w:tcBorders>
              <w:top w:val="nil"/>
              <w:left w:val="single" w:sz="8" w:space="0" w:color="auto"/>
              <w:bottom w:val="single" w:sz="8" w:space="0" w:color="auto"/>
              <w:right w:val="single" w:sz="8" w:space="0" w:color="auto"/>
            </w:tcBorders>
            <w:vAlign w:val="center"/>
            <w:hideMark/>
          </w:tcPr>
          <w:p w14:paraId="7C530AE5"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35–49</w:t>
            </w:r>
          </w:p>
        </w:tc>
        <w:tc>
          <w:tcPr>
            <w:tcW w:w="2955" w:type="pct"/>
            <w:tcBorders>
              <w:top w:val="nil"/>
              <w:left w:val="nil"/>
              <w:bottom w:val="single" w:sz="8" w:space="0" w:color="auto"/>
              <w:right w:val="single" w:sz="8" w:space="0" w:color="auto"/>
            </w:tcBorders>
            <w:vAlign w:val="center"/>
            <w:hideMark/>
          </w:tcPr>
          <w:p w14:paraId="18D5F6C5"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2.30 (1.40–3.75)</w:t>
            </w:r>
          </w:p>
        </w:tc>
      </w:tr>
      <w:tr w:rsidR="00C02A4C" w:rsidRPr="00A813CA" w14:paraId="3D5382C3" w14:textId="77777777" w:rsidTr="00C756AF">
        <w:trPr>
          <w:trHeight w:val="324"/>
        </w:trPr>
        <w:tc>
          <w:tcPr>
            <w:tcW w:w="2045" w:type="pct"/>
            <w:tcBorders>
              <w:top w:val="nil"/>
              <w:left w:val="single" w:sz="8" w:space="0" w:color="auto"/>
              <w:bottom w:val="single" w:sz="8" w:space="0" w:color="auto"/>
              <w:right w:val="single" w:sz="8" w:space="0" w:color="auto"/>
            </w:tcBorders>
            <w:vAlign w:val="center"/>
            <w:hideMark/>
          </w:tcPr>
          <w:p w14:paraId="3E3DD541" w14:textId="77777777" w:rsidR="00C02A4C" w:rsidRPr="00A813CA" w:rsidRDefault="00C02A4C" w:rsidP="00C756AF">
            <w:pPr>
              <w:spacing w:after="0" w:line="240" w:lineRule="auto"/>
              <w:rPr>
                <w:rFonts w:ascii="Times New Roman" w:eastAsia="Times New Roman" w:hAnsi="Times New Roman" w:cs="Times New Roman"/>
                <w:b/>
                <w:bCs/>
                <w:color w:val="000000"/>
                <w:kern w:val="0"/>
                <w14:ligatures w14:val="none"/>
              </w:rPr>
            </w:pPr>
            <w:r w:rsidRPr="00A813CA">
              <w:rPr>
                <w:rFonts w:ascii="Times New Roman" w:eastAsia="Times New Roman" w:hAnsi="Times New Roman" w:cs="Times New Roman"/>
                <w:b/>
                <w:bCs/>
                <w:color w:val="000000"/>
                <w:kern w:val="0"/>
                <w14:ligatures w14:val="none"/>
              </w:rPr>
              <w:t>Division</w:t>
            </w:r>
          </w:p>
        </w:tc>
        <w:tc>
          <w:tcPr>
            <w:tcW w:w="2955" w:type="pct"/>
            <w:tcBorders>
              <w:top w:val="nil"/>
              <w:left w:val="nil"/>
              <w:bottom w:val="single" w:sz="8" w:space="0" w:color="auto"/>
              <w:right w:val="single" w:sz="8" w:space="0" w:color="auto"/>
            </w:tcBorders>
            <w:hideMark/>
          </w:tcPr>
          <w:p w14:paraId="652AFDB2" w14:textId="77777777" w:rsidR="00C02A4C" w:rsidRPr="00A813CA" w:rsidRDefault="00C02A4C" w:rsidP="00C756AF">
            <w:pPr>
              <w:spacing w:after="0" w:line="240" w:lineRule="auto"/>
              <w:rPr>
                <w:rFonts w:ascii="Calibri" w:eastAsia="Times New Roman" w:hAnsi="Calibri" w:cs="Calibri"/>
                <w:color w:val="000000"/>
                <w:kern w:val="0"/>
                <w14:ligatures w14:val="none"/>
              </w:rPr>
            </w:pPr>
            <w:r w:rsidRPr="00A813CA">
              <w:rPr>
                <w:rFonts w:ascii="Calibri" w:eastAsia="Times New Roman" w:hAnsi="Calibri" w:cs="Calibri"/>
                <w:color w:val="000000"/>
                <w:kern w:val="0"/>
                <w14:ligatures w14:val="none"/>
              </w:rPr>
              <w:t> </w:t>
            </w:r>
          </w:p>
        </w:tc>
      </w:tr>
      <w:tr w:rsidR="00C02A4C" w:rsidRPr="00A813CA" w14:paraId="7ADAB53A" w14:textId="77777777" w:rsidTr="00C756AF">
        <w:trPr>
          <w:trHeight w:val="432"/>
        </w:trPr>
        <w:tc>
          <w:tcPr>
            <w:tcW w:w="2045" w:type="pct"/>
            <w:tcBorders>
              <w:top w:val="nil"/>
              <w:left w:val="single" w:sz="8" w:space="0" w:color="auto"/>
              <w:bottom w:val="single" w:sz="8" w:space="0" w:color="auto"/>
              <w:right w:val="single" w:sz="8" w:space="0" w:color="auto"/>
            </w:tcBorders>
            <w:vAlign w:val="center"/>
            <w:hideMark/>
          </w:tcPr>
          <w:p w14:paraId="47CC384C"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Barishal</w:t>
            </w:r>
          </w:p>
        </w:tc>
        <w:tc>
          <w:tcPr>
            <w:tcW w:w="2955" w:type="pct"/>
            <w:tcBorders>
              <w:top w:val="nil"/>
              <w:left w:val="nil"/>
              <w:bottom w:val="single" w:sz="8" w:space="0" w:color="auto"/>
              <w:right w:val="single" w:sz="8" w:space="0" w:color="auto"/>
            </w:tcBorders>
            <w:vAlign w:val="center"/>
            <w:hideMark/>
          </w:tcPr>
          <w:p w14:paraId="0098A410"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3.24 (1.99–5.28)</w:t>
            </w:r>
          </w:p>
        </w:tc>
      </w:tr>
      <w:tr w:rsidR="00C02A4C" w:rsidRPr="00A813CA" w14:paraId="3F264F9F" w14:textId="77777777" w:rsidTr="00C756AF">
        <w:trPr>
          <w:trHeight w:val="384"/>
        </w:trPr>
        <w:tc>
          <w:tcPr>
            <w:tcW w:w="2045" w:type="pct"/>
            <w:tcBorders>
              <w:top w:val="nil"/>
              <w:left w:val="single" w:sz="8" w:space="0" w:color="auto"/>
              <w:bottom w:val="single" w:sz="8" w:space="0" w:color="auto"/>
              <w:right w:val="single" w:sz="8" w:space="0" w:color="auto"/>
            </w:tcBorders>
            <w:vAlign w:val="center"/>
            <w:hideMark/>
          </w:tcPr>
          <w:p w14:paraId="336773D9"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Chattogram</w:t>
            </w:r>
          </w:p>
        </w:tc>
        <w:tc>
          <w:tcPr>
            <w:tcW w:w="2955" w:type="pct"/>
            <w:tcBorders>
              <w:top w:val="nil"/>
              <w:left w:val="nil"/>
              <w:bottom w:val="single" w:sz="8" w:space="0" w:color="auto"/>
              <w:right w:val="single" w:sz="8" w:space="0" w:color="auto"/>
            </w:tcBorders>
            <w:vAlign w:val="center"/>
            <w:hideMark/>
          </w:tcPr>
          <w:p w14:paraId="22D421ED"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1.98 (1.27–3.08)</w:t>
            </w:r>
          </w:p>
        </w:tc>
      </w:tr>
      <w:tr w:rsidR="00C02A4C" w:rsidRPr="00A813CA" w14:paraId="4AC533AB" w14:textId="77777777" w:rsidTr="00C756AF">
        <w:trPr>
          <w:trHeight w:val="408"/>
        </w:trPr>
        <w:tc>
          <w:tcPr>
            <w:tcW w:w="2045" w:type="pct"/>
            <w:tcBorders>
              <w:top w:val="nil"/>
              <w:left w:val="single" w:sz="8" w:space="0" w:color="auto"/>
              <w:bottom w:val="single" w:sz="8" w:space="0" w:color="auto"/>
              <w:right w:val="single" w:sz="8" w:space="0" w:color="auto"/>
            </w:tcBorders>
            <w:vAlign w:val="center"/>
            <w:hideMark/>
          </w:tcPr>
          <w:p w14:paraId="3BC96E63"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Dhaka</w:t>
            </w:r>
          </w:p>
        </w:tc>
        <w:tc>
          <w:tcPr>
            <w:tcW w:w="2955" w:type="pct"/>
            <w:tcBorders>
              <w:top w:val="nil"/>
              <w:left w:val="nil"/>
              <w:bottom w:val="single" w:sz="8" w:space="0" w:color="auto"/>
              <w:right w:val="single" w:sz="8" w:space="0" w:color="auto"/>
            </w:tcBorders>
            <w:vAlign w:val="center"/>
            <w:hideMark/>
          </w:tcPr>
          <w:p w14:paraId="399CADD2"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1.63 (1.08–2.46)</w:t>
            </w:r>
          </w:p>
        </w:tc>
      </w:tr>
      <w:tr w:rsidR="00C02A4C" w:rsidRPr="00A813CA" w14:paraId="65E7925C" w14:textId="77777777" w:rsidTr="00C756AF">
        <w:trPr>
          <w:trHeight w:val="384"/>
        </w:trPr>
        <w:tc>
          <w:tcPr>
            <w:tcW w:w="2045" w:type="pct"/>
            <w:tcBorders>
              <w:top w:val="nil"/>
              <w:left w:val="single" w:sz="8" w:space="0" w:color="auto"/>
              <w:bottom w:val="single" w:sz="8" w:space="0" w:color="auto"/>
              <w:right w:val="single" w:sz="8" w:space="0" w:color="auto"/>
            </w:tcBorders>
            <w:vAlign w:val="center"/>
            <w:hideMark/>
          </w:tcPr>
          <w:p w14:paraId="0A5C13EC"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Khulna</w:t>
            </w:r>
          </w:p>
        </w:tc>
        <w:tc>
          <w:tcPr>
            <w:tcW w:w="2955" w:type="pct"/>
            <w:tcBorders>
              <w:top w:val="nil"/>
              <w:left w:val="nil"/>
              <w:bottom w:val="single" w:sz="8" w:space="0" w:color="auto"/>
              <w:right w:val="single" w:sz="8" w:space="0" w:color="auto"/>
            </w:tcBorders>
            <w:vAlign w:val="center"/>
            <w:hideMark/>
          </w:tcPr>
          <w:p w14:paraId="0974EE53"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1.47 (0.89–2.42)</w:t>
            </w:r>
          </w:p>
        </w:tc>
      </w:tr>
      <w:tr w:rsidR="00C02A4C" w:rsidRPr="00A813CA" w14:paraId="2F81A014" w14:textId="77777777" w:rsidTr="00C756AF">
        <w:trPr>
          <w:trHeight w:val="348"/>
        </w:trPr>
        <w:tc>
          <w:tcPr>
            <w:tcW w:w="2045" w:type="pct"/>
            <w:tcBorders>
              <w:top w:val="nil"/>
              <w:left w:val="single" w:sz="8" w:space="0" w:color="auto"/>
              <w:bottom w:val="single" w:sz="8" w:space="0" w:color="auto"/>
              <w:right w:val="single" w:sz="8" w:space="0" w:color="auto"/>
            </w:tcBorders>
            <w:vAlign w:val="center"/>
            <w:hideMark/>
          </w:tcPr>
          <w:p w14:paraId="7FE6B3B3"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Mymensingh</w:t>
            </w:r>
          </w:p>
        </w:tc>
        <w:tc>
          <w:tcPr>
            <w:tcW w:w="2955" w:type="pct"/>
            <w:tcBorders>
              <w:top w:val="nil"/>
              <w:left w:val="nil"/>
              <w:bottom w:val="single" w:sz="8" w:space="0" w:color="auto"/>
              <w:right w:val="single" w:sz="8" w:space="0" w:color="auto"/>
            </w:tcBorders>
            <w:vAlign w:val="center"/>
            <w:hideMark/>
          </w:tcPr>
          <w:p w14:paraId="5088E9E4"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1.50 (0.80–2.79)</w:t>
            </w:r>
          </w:p>
        </w:tc>
      </w:tr>
      <w:tr w:rsidR="00C02A4C" w:rsidRPr="00A813CA" w14:paraId="460C09FC" w14:textId="77777777" w:rsidTr="00C756AF">
        <w:trPr>
          <w:trHeight w:val="444"/>
        </w:trPr>
        <w:tc>
          <w:tcPr>
            <w:tcW w:w="2045" w:type="pct"/>
            <w:tcBorders>
              <w:top w:val="nil"/>
              <w:left w:val="single" w:sz="8" w:space="0" w:color="auto"/>
              <w:bottom w:val="single" w:sz="8" w:space="0" w:color="auto"/>
              <w:right w:val="single" w:sz="8" w:space="0" w:color="auto"/>
            </w:tcBorders>
            <w:vAlign w:val="center"/>
            <w:hideMark/>
          </w:tcPr>
          <w:p w14:paraId="1AE6E759"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Rajshahi</w:t>
            </w:r>
          </w:p>
        </w:tc>
        <w:tc>
          <w:tcPr>
            <w:tcW w:w="2955" w:type="pct"/>
            <w:tcBorders>
              <w:top w:val="nil"/>
              <w:left w:val="nil"/>
              <w:bottom w:val="single" w:sz="8" w:space="0" w:color="auto"/>
              <w:right w:val="single" w:sz="8" w:space="0" w:color="auto"/>
            </w:tcBorders>
            <w:vAlign w:val="center"/>
            <w:hideMark/>
          </w:tcPr>
          <w:p w14:paraId="27461122"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3.30 (1.62–6.72)</w:t>
            </w:r>
          </w:p>
        </w:tc>
      </w:tr>
      <w:tr w:rsidR="00C02A4C" w:rsidRPr="00A813CA" w14:paraId="08CE762E" w14:textId="77777777" w:rsidTr="00C756AF">
        <w:trPr>
          <w:trHeight w:val="312"/>
        </w:trPr>
        <w:tc>
          <w:tcPr>
            <w:tcW w:w="2045" w:type="pct"/>
            <w:tcBorders>
              <w:top w:val="nil"/>
              <w:left w:val="single" w:sz="8" w:space="0" w:color="auto"/>
              <w:bottom w:val="single" w:sz="8" w:space="0" w:color="auto"/>
              <w:right w:val="single" w:sz="8" w:space="0" w:color="auto"/>
            </w:tcBorders>
            <w:vAlign w:val="center"/>
            <w:hideMark/>
          </w:tcPr>
          <w:p w14:paraId="56E7F112"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Rangpur</w:t>
            </w:r>
          </w:p>
        </w:tc>
        <w:tc>
          <w:tcPr>
            <w:tcW w:w="2955" w:type="pct"/>
            <w:tcBorders>
              <w:top w:val="nil"/>
              <w:left w:val="nil"/>
              <w:bottom w:val="single" w:sz="8" w:space="0" w:color="auto"/>
              <w:right w:val="single" w:sz="8" w:space="0" w:color="auto"/>
            </w:tcBorders>
            <w:vAlign w:val="center"/>
            <w:hideMark/>
          </w:tcPr>
          <w:p w14:paraId="1B18284B"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0.86 (0.47–1.55)</w:t>
            </w:r>
          </w:p>
        </w:tc>
      </w:tr>
      <w:tr w:rsidR="00C02A4C" w:rsidRPr="00A813CA" w14:paraId="0CDE7866" w14:textId="77777777" w:rsidTr="00C756AF">
        <w:trPr>
          <w:trHeight w:val="420"/>
        </w:trPr>
        <w:tc>
          <w:tcPr>
            <w:tcW w:w="2045" w:type="pct"/>
            <w:tcBorders>
              <w:top w:val="nil"/>
              <w:left w:val="single" w:sz="8" w:space="0" w:color="auto"/>
              <w:bottom w:val="single" w:sz="8" w:space="0" w:color="auto"/>
              <w:right w:val="single" w:sz="8" w:space="0" w:color="auto"/>
            </w:tcBorders>
            <w:vAlign w:val="center"/>
            <w:hideMark/>
          </w:tcPr>
          <w:p w14:paraId="73986746"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Sylhet</w:t>
            </w:r>
          </w:p>
        </w:tc>
        <w:tc>
          <w:tcPr>
            <w:tcW w:w="2955" w:type="pct"/>
            <w:tcBorders>
              <w:top w:val="nil"/>
              <w:left w:val="nil"/>
              <w:bottom w:val="single" w:sz="8" w:space="0" w:color="auto"/>
              <w:right w:val="single" w:sz="8" w:space="0" w:color="auto"/>
            </w:tcBorders>
            <w:vAlign w:val="center"/>
            <w:hideMark/>
          </w:tcPr>
          <w:p w14:paraId="38BEDAD9"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2.98 (1.96–4.53)</w:t>
            </w:r>
          </w:p>
        </w:tc>
      </w:tr>
      <w:tr w:rsidR="00C02A4C" w:rsidRPr="00A813CA" w14:paraId="18BAED44" w14:textId="77777777" w:rsidTr="00C756AF">
        <w:trPr>
          <w:trHeight w:val="384"/>
        </w:trPr>
        <w:tc>
          <w:tcPr>
            <w:tcW w:w="2045" w:type="pct"/>
            <w:tcBorders>
              <w:top w:val="nil"/>
              <w:left w:val="single" w:sz="8" w:space="0" w:color="auto"/>
              <w:bottom w:val="single" w:sz="8" w:space="0" w:color="auto"/>
              <w:right w:val="single" w:sz="8" w:space="0" w:color="auto"/>
            </w:tcBorders>
            <w:vAlign w:val="center"/>
            <w:hideMark/>
          </w:tcPr>
          <w:p w14:paraId="4DBD920F" w14:textId="77777777" w:rsidR="00C02A4C" w:rsidRPr="00A813CA" w:rsidRDefault="00C02A4C" w:rsidP="00C756AF">
            <w:pPr>
              <w:spacing w:after="0" w:line="240" w:lineRule="auto"/>
              <w:rPr>
                <w:rFonts w:ascii="Times New Roman" w:eastAsia="Times New Roman" w:hAnsi="Times New Roman" w:cs="Times New Roman"/>
                <w:b/>
                <w:bCs/>
                <w:color w:val="000000"/>
                <w:kern w:val="0"/>
                <w14:ligatures w14:val="none"/>
              </w:rPr>
            </w:pPr>
            <w:r w:rsidRPr="00A813CA">
              <w:rPr>
                <w:rFonts w:ascii="Times New Roman" w:eastAsia="Times New Roman" w:hAnsi="Times New Roman" w:cs="Times New Roman"/>
                <w:b/>
                <w:bCs/>
                <w:color w:val="000000"/>
                <w:kern w:val="0"/>
                <w14:ligatures w14:val="none"/>
              </w:rPr>
              <w:t>Maternal Education</w:t>
            </w:r>
          </w:p>
        </w:tc>
        <w:tc>
          <w:tcPr>
            <w:tcW w:w="2955" w:type="pct"/>
            <w:tcBorders>
              <w:top w:val="nil"/>
              <w:left w:val="nil"/>
              <w:bottom w:val="single" w:sz="8" w:space="0" w:color="auto"/>
              <w:right w:val="single" w:sz="8" w:space="0" w:color="auto"/>
            </w:tcBorders>
            <w:hideMark/>
          </w:tcPr>
          <w:p w14:paraId="7C991B58" w14:textId="77777777" w:rsidR="00C02A4C" w:rsidRPr="00A813CA" w:rsidRDefault="00C02A4C" w:rsidP="00C756AF">
            <w:pPr>
              <w:spacing w:after="0" w:line="240" w:lineRule="auto"/>
              <w:rPr>
                <w:rFonts w:ascii="Calibri" w:eastAsia="Times New Roman" w:hAnsi="Calibri" w:cs="Calibri"/>
                <w:color w:val="000000"/>
                <w:kern w:val="0"/>
                <w14:ligatures w14:val="none"/>
              </w:rPr>
            </w:pPr>
            <w:r w:rsidRPr="00A813CA">
              <w:rPr>
                <w:rFonts w:ascii="Calibri" w:eastAsia="Times New Roman" w:hAnsi="Calibri" w:cs="Calibri"/>
                <w:color w:val="000000"/>
                <w:kern w:val="0"/>
                <w14:ligatures w14:val="none"/>
              </w:rPr>
              <w:t> </w:t>
            </w:r>
          </w:p>
        </w:tc>
      </w:tr>
      <w:tr w:rsidR="00C02A4C" w:rsidRPr="00A813CA" w14:paraId="3633B700" w14:textId="77777777" w:rsidTr="00C756AF">
        <w:trPr>
          <w:trHeight w:val="360"/>
        </w:trPr>
        <w:tc>
          <w:tcPr>
            <w:tcW w:w="2045" w:type="pct"/>
            <w:tcBorders>
              <w:top w:val="nil"/>
              <w:left w:val="single" w:sz="8" w:space="0" w:color="auto"/>
              <w:bottom w:val="single" w:sz="8" w:space="0" w:color="auto"/>
              <w:right w:val="single" w:sz="8" w:space="0" w:color="auto"/>
            </w:tcBorders>
            <w:vAlign w:val="center"/>
            <w:hideMark/>
          </w:tcPr>
          <w:p w14:paraId="562D0B90"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No Education</w:t>
            </w:r>
          </w:p>
        </w:tc>
        <w:tc>
          <w:tcPr>
            <w:tcW w:w="2955" w:type="pct"/>
            <w:tcBorders>
              <w:top w:val="nil"/>
              <w:left w:val="nil"/>
              <w:bottom w:val="single" w:sz="8" w:space="0" w:color="auto"/>
              <w:right w:val="single" w:sz="8" w:space="0" w:color="auto"/>
            </w:tcBorders>
            <w:vAlign w:val="center"/>
            <w:hideMark/>
          </w:tcPr>
          <w:p w14:paraId="1921868E"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5.34 (1.70–16.71)</w:t>
            </w:r>
          </w:p>
        </w:tc>
      </w:tr>
      <w:tr w:rsidR="00C02A4C" w:rsidRPr="00A813CA" w14:paraId="3EE64EB4" w14:textId="77777777" w:rsidTr="00C756AF">
        <w:trPr>
          <w:trHeight w:val="420"/>
        </w:trPr>
        <w:tc>
          <w:tcPr>
            <w:tcW w:w="2045" w:type="pct"/>
            <w:tcBorders>
              <w:top w:val="nil"/>
              <w:left w:val="single" w:sz="8" w:space="0" w:color="auto"/>
              <w:bottom w:val="single" w:sz="8" w:space="0" w:color="auto"/>
              <w:right w:val="single" w:sz="8" w:space="0" w:color="auto"/>
            </w:tcBorders>
            <w:vAlign w:val="center"/>
            <w:hideMark/>
          </w:tcPr>
          <w:p w14:paraId="7900446D"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Primary Education</w:t>
            </w:r>
          </w:p>
        </w:tc>
        <w:tc>
          <w:tcPr>
            <w:tcW w:w="2955" w:type="pct"/>
            <w:tcBorders>
              <w:top w:val="nil"/>
              <w:left w:val="nil"/>
              <w:bottom w:val="single" w:sz="8" w:space="0" w:color="auto"/>
              <w:right w:val="single" w:sz="8" w:space="0" w:color="auto"/>
            </w:tcBorders>
            <w:vAlign w:val="center"/>
            <w:hideMark/>
          </w:tcPr>
          <w:p w14:paraId="1A4E0A1A"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3.08 (2.01–4.72)</w:t>
            </w:r>
          </w:p>
        </w:tc>
      </w:tr>
      <w:tr w:rsidR="00C02A4C" w:rsidRPr="00A813CA" w14:paraId="75EB77BD" w14:textId="77777777" w:rsidTr="00C756AF">
        <w:trPr>
          <w:trHeight w:val="336"/>
        </w:trPr>
        <w:tc>
          <w:tcPr>
            <w:tcW w:w="2045" w:type="pct"/>
            <w:tcBorders>
              <w:top w:val="nil"/>
              <w:left w:val="single" w:sz="8" w:space="0" w:color="auto"/>
              <w:bottom w:val="single" w:sz="8" w:space="0" w:color="auto"/>
              <w:right w:val="single" w:sz="8" w:space="0" w:color="auto"/>
            </w:tcBorders>
            <w:vAlign w:val="center"/>
            <w:hideMark/>
          </w:tcPr>
          <w:p w14:paraId="24661F44"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Secondary and Higher</w:t>
            </w:r>
          </w:p>
        </w:tc>
        <w:tc>
          <w:tcPr>
            <w:tcW w:w="2955" w:type="pct"/>
            <w:tcBorders>
              <w:top w:val="nil"/>
              <w:left w:val="nil"/>
              <w:bottom w:val="single" w:sz="8" w:space="0" w:color="auto"/>
              <w:right w:val="single" w:sz="8" w:space="0" w:color="auto"/>
            </w:tcBorders>
            <w:vAlign w:val="center"/>
            <w:hideMark/>
          </w:tcPr>
          <w:p w14:paraId="7CCA3F4D"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1.62 (1.32–2.00)</w:t>
            </w:r>
          </w:p>
        </w:tc>
      </w:tr>
      <w:tr w:rsidR="00C02A4C" w:rsidRPr="00A813CA" w14:paraId="7A3391F0" w14:textId="77777777" w:rsidTr="00C756AF">
        <w:trPr>
          <w:trHeight w:val="384"/>
        </w:trPr>
        <w:tc>
          <w:tcPr>
            <w:tcW w:w="2045" w:type="pct"/>
            <w:tcBorders>
              <w:top w:val="nil"/>
              <w:left w:val="single" w:sz="8" w:space="0" w:color="auto"/>
              <w:bottom w:val="single" w:sz="8" w:space="0" w:color="auto"/>
              <w:right w:val="single" w:sz="8" w:space="0" w:color="auto"/>
            </w:tcBorders>
            <w:vAlign w:val="center"/>
            <w:hideMark/>
          </w:tcPr>
          <w:p w14:paraId="655D76C8" w14:textId="77777777" w:rsidR="00C02A4C" w:rsidRPr="00A813CA" w:rsidRDefault="00C02A4C" w:rsidP="00C756AF">
            <w:pPr>
              <w:spacing w:after="0" w:line="240" w:lineRule="auto"/>
              <w:rPr>
                <w:rFonts w:ascii="Times New Roman" w:eastAsia="Times New Roman" w:hAnsi="Times New Roman" w:cs="Times New Roman"/>
                <w:b/>
                <w:bCs/>
                <w:color w:val="000000"/>
                <w:kern w:val="0"/>
                <w14:ligatures w14:val="none"/>
              </w:rPr>
            </w:pPr>
            <w:r w:rsidRPr="00A813CA">
              <w:rPr>
                <w:rFonts w:ascii="Times New Roman" w:eastAsia="Times New Roman" w:hAnsi="Times New Roman" w:cs="Times New Roman"/>
                <w:b/>
                <w:bCs/>
                <w:color w:val="000000"/>
                <w:kern w:val="0"/>
                <w14:ligatures w14:val="none"/>
              </w:rPr>
              <w:t>Household Media Exposure</w:t>
            </w:r>
          </w:p>
        </w:tc>
        <w:tc>
          <w:tcPr>
            <w:tcW w:w="2955" w:type="pct"/>
            <w:tcBorders>
              <w:top w:val="nil"/>
              <w:left w:val="nil"/>
              <w:bottom w:val="single" w:sz="8" w:space="0" w:color="auto"/>
              <w:right w:val="single" w:sz="8" w:space="0" w:color="auto"/>
            </w:tcBorders>
            <w:hideMark/>
          </w:tcPr>
          <w:p w14:paraId="4DA2D0DD" w14:textId="77777777" w:rsidR="00C02A4C" w:rsidRPr="00A813CA" w:rsidRDefault="00C02A4C" w:rsidP="00C756AF">
            <w:pPr>
              <w:spacing w:after="0" w:line="240" w:lineRule="auto"/>
              <w:rPr>
                <w:rFonts w:ascii="Calibri" w:eastAsia="Times New Roman" w:hAnsi="Calibri" w:cs="Calibri"/>
                <w:color w:val="000000"/>
                <w:kern w:val="0"/>
                <w14:ligatures w14:val="none"/>
              </w:rPr>
            </w:pPr>
            <w:r w:rsidRPr="00A813CA">
              <w:rPr>
                <w:rFonts w:ascii="Calibri" w:eastAsia="Times New Roman" w:hAnsi="Calibri" w:cs="Calibri"/>
                <w:color w:val="000000"/>
                <w:kern w:val="0"/>
                <w14:ligatures w14:val="none"/>
              </w:rPr>
              <w:t> </w:t>
            </w:r>
          </w:p>
        </w:tc>
      </w:tr>
      <w:tr w:rsidR="00C02A4C" w:rsidRPr="00A813CA" w14:paraId="5DF7CEA8" w14:textId="77777777" w:rsidTr="00C756AF">
        <w:trPr>
          <w:trHeight w:val="384"/>
        </w:trPr>
        <w:tc>
          <w:tcPr>
            <w:tcW w:w="2045" w:type="pct"/>
            <w:tcBorders>
              <w:top w:val="nil"/>
              <w:left w:val="single" w:sz="8" w:space="0" w:color="auto"/>
              <w:bottom w:val="single" w:sz="8" w:space="0" w:color="auto"/>
              <w:right w:val="single" w:sz="8" w:space="0" w:color="auto"/>
            </w:tcBorders>
            <w:vAlign w:val="center"/>
            <w:hideMark/>
          </w:tcPr>
          <w:p w14:paraId="2772945B"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No Media</w:t>
            </w:r>
          </w:p>
        </w:tc>
        <w:tc>
          <w:tcPr>
            <w:tcW w:w="2955" w:type="pct"/>
            <w:tcBorders>
              <w:top w:val="nil"/>
              <w:left w:val="nil"/>
              <w:bottom w:val="single" w:sz="8" w:space="0" w:color="auto"/>
              <w:right w:val="single" w:sz="8" w:space="0" w:color="auto"/>
            </w:tcBorders>
            <w:vAlign w:val="center"/>
            <w:hideMark/>
          </w:tcPr>
          <w:p w14:paraId="71B23DBF"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1.89 (0.97–3.67)</w:t>
            </w:r>
          </w:p>
        </w:tc>
      </w:tr>
      <w:tr w:rsidR="00C02A4C" w:rsidRPr="00A813CA" w14:paraId="34547EF9" w14:textId="77777777" w:rsidTr="00C756AF">
        <w:trPr>
          <w:trHeight w:val="384"/>
        </w:trPr>
        <w:tc>
          <w:tcPr>
            <w:tcW w:w="2045" w:type="pct"/>
            <w:tcBorders>
              <w:top w:val="nil"/>
              <w:left w:val="single" w:sz="8" w:space="0" w:color="auto"/>
              <w:bottom w:val="single" w:sz="8" w:space="0" w:color="auto"/>
              <w:right w:val="single" w:sz="8" w:space="0" w:color="auto"/>
            </w:tcBorders>
            <w:vAlign w:val="center"/>
            <w:hideMark/>
          </w:tcPr>
          <w:p w14:paraId="06BFF00E"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Has Media</w:t>
            </w:r>
          </w:p>
        </w:tc>
        <w:tc>
          <w:tcPr>
            <w:tcW w:w="2955" w:type="pct"/>
            <w:tcBorders>
              <w:top w:val="nil"/>
              <w:left w:val="nil"/>
              <w:bottom w:val="single" w:sz="8" w:space="0" w:color="auto"/>
              <w:right w:val="single" w:sz="8" w:space="0" w:color="auto"/>
            </w:tcBorders>
            <w:vAlign w:val="center"/>
            <w:hideMark/>
          </w:tcPr>
          <w:p w14:paraId="0C690794" w14:textId="77777777" w:rsidR="00C02A4C" w:rsidRPr="00A813CA" w:rsidRDefault="00C02A4C" w:rsidP="00C756AF">
            <w:pPr>
              <w:spacing w:after="0" w:line="240" w:lineRule="auto"/>
              <w:rPr>
                <w:rFonts w:ascii="Times New Roman" w:eastAsia="Times New Roman" w:hAnsi="Times New Roman" w:cs="Times New Roman"/>
                <w:color w:val="000000"/>
                <w:kern w:val="0"/>
                <w14:ligatures w14:val="none"/>
              </w:rPr>
            </w:pPr>
            <w:r w:rsidRPr="00A813CA">
              <w:rPr>
                <w:rFonts w:ascii="Times New Roman" w:eastAsia="Times New Roman" w:hAnsi="Times New Roman" w:cs="Times New Roman"/>
                <w:color w:val="000000"/>
                <w:kern w:val="0"/>
                <w14:ligatures w14:val="none"/>
              </w:rPr>
              <w:t>1.85 (1.51–2.24)</w:t>
            </w:r>
          </w:p>
        </w:tc>
      </w:tr>
    </w:tbl>
    <w:p w14:paraId="265D24F8" w14:textId="3B8CBA8B" w:rsidR="00C02A4C" w:rsidRPr="00C02A4C" w:rsidRDefault="00C02A4C" w:rsidP="00C02A4C">
      <w:pPr>
        <w:jc w:val="both"/>
      </w:pPr>
      <w:r w:rsidRPr="00327830">
        <w:rPr>
          <w:rFonts w:ascii="Times New Roman" w:hAnsi="Times New Roman" w:cs="Times New Roman"/>
          <w:b/>
          <w:bCs/>
          <w:i/>
          <w:iCs/>
        </w:rPr>
        <w:t>Note:</w:t>
      </w:r>
      <w:r w:rsidRPr="00327830">
        <w:rPr>
          <w:rFonts w:ascii="Times New Roman" w:hAnsi="Times New Roman" w:cs="Times New Roman"/>
          <w:i/>
          <w:iCs/>
        </w:rPr>
        <w:t xml:space="preserve"> Odds ratios (ORs) compare internet users with non-users (reference group, OR=1.0). ORs &gt;1 indicate higher odds of unmet need among users. 95% confidence intervals are shown; CIs excluding 1 denote statistically significant associations</w:t>
      </w:r>
      <w:r w:rsidRPr="00327830">
        <w:t>.</w:t>
      </w:r>
    </w:p>
    <w:p w14:paraId="09D135F2" w14:textId="1CA6DB6E" w:rsidR="00FC1F08" w:rsidRDefault="004E4F30" w:rsidP="00D27037">
      <w:pPr>
        <w:spacing w:line="360" w:lineRule="auto"/>
        <w:jc w:val="both"/>
        <w:rPr>
          <w:rFonts w:ascii="Times New Roman" w:hAnsi="Times New Roman" w:cs="Times New Roman"/>
        </w:rPr>
      </w:pPr>
      <w:r w:rsidRPr="004E4F30">
        <w:rPr>
          <w:rFonts w:ascii="Times New Roman" w:hAnsi="Times New Roman" w:cs="Times New Roman"/>
        </w:rPr>
        <w:t xml:space="preserve">Women with early (10–17 years) and normal (18–24 years) age at first birth </w:t>
      </w:r>
      <w:r w:rsidR="00052220">
        <w:rPr>
          <w:rFonts w:ascii="Times New Roman" w:hAnsi="Times New Roman" w:cs="Times New Roman"/>
        </w:rPr>
        <w:t>showed</w:t>
      </w:r>
      <w:r w:rsidRPr="004E4F30">
        <w:rPr>
          <w:rFonts w:ascii="Times New Roman" w:hAnsi="Times New Roman" w:cs="Times New Roman"/>
        </w:rPr>
        <w:t xml:space="preserve"> higher odds compared with those with late first birth (</w:t>
      </w:r>
      <w:r w:rsidR="00052220">
        <w:rPr>
          <w:rFonts w:ascii="Times New Roman" w:hAnsi="Times New Roman" w:cs="Times New Roman"/>
        </w:rPr>
        <w:t>a</w:t>
      </w:r>
      <w:r w:rsidRPr="004E4F30">
        <w:rPr>
          <w:rFonts w:ascii="Times New Roman" w:hAnsi="Times New Roman" w:cs="Times New Roman"/>
        </w:rPr>
        <w:t>OR=2.70, 95% CI: 1.91–3.82; OR=1.67, 95% CI: 1.29–</w:t>
      </w:r>
      <w:r w:rsidRPr="004E4F30">
        <w:rPr>
          <w:rFonts w:ascii="Times New Roman" w:hAnsi="Times New Roman" w:cs="Times New Roman"/>
        </w:rPr>
        <w:lastRenderedPageBreak/>
        <w:t xml:space="preserve">2.17). </w:t>
      </w:r>
      <w:r w:rsidR="00052220">
        <w:rPr>
          <w:rFonts w:ascii="Times New Roman" w:hAnsi="Times New Roman" w:cs="Times New Roman"/>
        </w:rPr>
        <w:t>Likewise, b</w:t>
      </w:r>
      <w:r w:rsidRPr="004E4F30">
        <w:rPr>
          <w:rFonts w:ascii="Times New Roman" w:hAnsi="Times New Roman" w:cs="Times New Roman"/>
        </w:rPr>
        <w:t xml:space="preserve">y age group, internet users aged 15–24, 25–34, and 35–49 years </w:t>
      </w:r>
      <w:r w:rsidR="00052220">
        <w:rPr>
          <w:rFonts w:ascii="Times New Roman" w:hAnsi="Times New Roman" w:cs="Times New Roman"/>
        </w:rPr>
        <w:t>observed</w:t>
      </w:r>
      <w:r w:rsidRPr="004E4F30">
        <w:rPr>
          <w:rFonts w:ascii="Times New Roman" w:hAnsi="Times New Roman" w:cs="Times New Roman"/>
        </w:rPr>
        <w:t xml:space="preserve"> significantly higher odds (</w:t>
      </w:r>
      <w:r w:rsidR="00052220">
        <w:rPr>
          <w:rFonts w:ascii="Times New Roman" w:hAnsi="Times New Roman" w:cs="Times New Roman"/>
        </w:rPr>
        <w:t>a</w:t>
      </w:r>
      <w:r w:rsidRPr="004E4F30">
        <w:rPr>
          <w:rFonts w:ascii="Times New Roman" w:hAnsi="Times New Roman" w:cs="Times New Roman"/>
        </w:rPr>
        <w:t>OR=1.42–2.41) than non-users. Geographically, significant associations were observed in Barishal (</w:t>
      </w:r>
      <w:r w:rsidR="00052220">
        <w:rPr>
          <w:rFonts w:ascii="Times New Roman" w:hAnsi="Times New Roman" w:cs="Times New Roman"/>
        </w:rPr>
        <w:t>a</w:t>
      </w:r>
      <w:r w:rsidRPr="004E4F30">
        <w:rPr>
          <w:rFonts w:ascii="Times New Roman" w:hAnsi="Times New Roman" w:cs="Times New Roman"/>
        </w:rPr>
        <w:t>OR=3.24, 95% CI: 1.99–5.28), Chattogram (</w:t>
      </w:r>
      <w:r w:rsidR="00052220">
        <w:rPr>
          <w:rFonts w:ascii="Times New Roman" w:hAnsi="Times New Roman" w:cs="Times New Roman"/>
        </w:rPr>
        <w:t>a</w:t>
      </w:r>
      <w:r w:rsidRPr="004E4F30">
        <w:rPr>
          <w:rFonts w:ascii="Times New Roman" w:hAnsi="Times New Roman" w:cs="Times New Roman"/>
        </w:rPr>
        <w:t>OR=1.98, 95% CI: 1.27–3.08), Dhaka (</w:t>
      </w:r>
      <w:r w:rsidR="00052220">
        <w:rPr>
          <w:rFonts w:ascii="Times New Roman" w:hAnsi="Times New Roman" w:cs="Times New Roman"/>
        </w:rPr>
        <w:t>a</w:t>
      </w:r>
      <w:r w:rsidRPr="004E4F30">
        <w:rPr>
          <w:rFonts w:ascii="Times New Roman" w:hAnsi="Times New Roman" w:cs="Times New Roman"/>
        </w:rPr>
        <w:t>OR=1.63, 95% CI: 1.08–2.46), Rajshahi (OR=3.30, 95% CI: 1.62–6.72), and Sylhet (</w:t>
      </w:r>
      <w:r w:rsidR="00052220">
        <w:rPr>
          <w:rFonts w:ascii="Times New Roman" w:hAnsi="Times New Roman" w:cs="Times New Roman"/>
        </w:rPr>
        <w:t>a</w:t>
      </w:r>
      <w:r w:rsidRPr="004E4F30">
        <w:rPr>
          <w:rFonts w:ascii="Times New Roman" w:hAnsi="Times New Roman" w:cs="Times New Roman"/>
        </w:rPr>
        <w:t>OR=2.98, 95% CI: 1.96–4.53)</w:t>
      </w:r>
      <w:r w:rsidR="00052220">
        <w:rPr>
          <w:rFonts w:ascii="Times New Roman" w:hAnsi="Times New Roman" w:cs="Times New Roman"/>
        </w:rPr>
        <w:t xml:space="preserve">. </w:t>
      </w:r>
      <w:r w:rsidRPr="004E4F30">
        <w:rPr>
          <w:rFonts w:ascii="Times New Roman" w:hAnsi="Times New Roman" w:cs="Times New Roman"/>
        </w:rPr>
        <w:t xml:space="preserve">Regarding </w:t>
      </w:r>
      <w:r w:rsidR="00052220">
        <w:rPr>
          <w:rFonts w:ascii="Times New Roman" w:hAnsi="Times New Roman" w:cs="Times New Roman"/>
        </w:rPr>
        <w:t xml:space="preserve">maternal </w:t>
      </w:r>
      <w:r w:rsidRPr="004E4F30">
        <w:rPr>
          <w:rFonts w:ascii="Times New Roman" w:hAnsi="Times New Roman" w:cs="Times New Roman"/>
        </w:rPr>
        <w:t xml:space="preserve">education, women with no </w:t>
      </w:r>
      <w:r w:rsidR="00052220" w:rsidRPr="004E4F30">
        <w:rPr>
          <w:rFonts w:ascii="Times New Roman" w:hAnsi="Times New Roman" w:cs="Times New Roman"/>
        </w:rPr>
        <w:t>education</w:t>
      </w:r>
      <w:r w:rsidR="00052220">
        <w:rPr>
          <w:rFonts w:ascii="Times New Roman" w:hAnsi="Times New Roman" w:cs="Times New Roman"/>
        </w:rPr>
        <w:t xml:space="preserve"> (aOR=</w:t>
      </w:r>
      <w:r w:rsidR="00052220" w:rsidRPr="00A813CA">
        <w:rPr>
          <w:rFonts w:ascii="Times New Roman" w:eastAsia="Times New Roman" w:hAnsi="Times New Roman" w:cs="Times New Roman"/>
          <w:color w:val="000000"/>
          <w:kern w:val="0"/>
          <w14:ligatures w14:val="none"/>
        </w:rPr>
        <w:t>5.34</w:t>
      </w:r>
      <w:r w:rsidR="00052220">
        <w:rPr>
          <w:rFonts w:ascii="Times New Roman" w:eastAsia="Times New Roman" w:hAnsi="Times New Roman" w:cs="Times New Roman"/>
          <w:color w:val="000000"/>
          <w:kern w:val="0"/>
          <w14:ligatures w14:val="none"/>
        </w:rPr>
        <w:t>, 95% CI:</w:t>
      </w:r>
      <w:r w:rsidR="00052220" w:rsidRPr="00A813CA">
        <w:rPr>
          <w:rFonts w:ascii="Times New Roman" w:eastAsia="Times New Roman" w:hAnsi="Times New Roman" w:cs="Times New Roman"/>
          <w:color w:val="000000"/>
          <w:kern w:val="0"/>
          <w14:ligatures w14:val="none"/>
        </w:rPr>
        <w:t>1.70–16.71)</w:t>
      </w:r>
      <w:r w:rsidRPr="004E4F30">
        <w:rPr>
          <w:rFonts w:ascii="Times New Roman" w:hAnsi="Times New Roman" w:cs="Times New Roman"/>
        </w:rPr>
        <w:t>, primary</w:t>
      </w:r>
      <w:r w:rsidR="00052220">
        <w:rPr>
          <w:rFonts w:ascii="Times New Roman" w:hAnsi="Times New Roman" w:cs="Times New Roman"/>
        </w:rPr>
        <w:t xml:space="preserve"> (aOR=</w:t>
      </w:r>
      <w:r w:rsidR="00052220" w:rsidRPr="00A813CA">
        <w:rPr>
          <w:rFonts w:ascii="Times New Roman" w:eastAsia="Times New Roman" w:hAnsi="Times New Roman" w:cs="Times New Roman"/>
          <w:color w:val="000000"/>
          <w:kern w:val="0"/>
          <w14:ligatures w14:val="none"/>
        </w:rPr>
        <w:t>3.08</w:t>
      </w:r>
      <w:r w:rsidR="00052220">
        <w:rPr>
          <w:rFonts w:ascii="Times New Roman" w:eastAsia="Times New Roman" w:hAnsi="Times New Roman" w:cs="Times New Roman"/>
          <w:color w:val="000000"/>
          <w:kern w:val="0"/>
          <w14:ligatures w14:val="none"/>
        </w:rPr>
        <w:t xml:space="preserve">, 95% CI: </w:t>
      </w:r>
      <w:r w:rsidR="00052220" w:rsidRPr="00A813CA">
        <w:rPr>
          <w:rFonts w:ascii="Times New Roman" w:eastAsia="Times New Roman" w:hAnsi="Times New Roman" w:cs="Times New Roman"/>
          <w:color w:val="000000"/>
          <w:kern w:val="0"/>
          <w14:ligatures w14:val="none"/>
        </w:rPr>
        <w:t>2.01–4.72)</w:t>
      </w:r>
      <w:r w:rsidRPr="004E4F30">
        <w:rPr>
          <w:rFonts w:ascii="Times New Roman" w:hAnsi="Times New Roman" w:cs="Times New Roman"/>
        </w:rPr>
        <w:t xml:space="preserve">, and secondary or higher </w:t>
      </w:r>
      <w:r w:rsidR="00052220" w:rsidRPr="004E4F30">
        <w:rPr>
          <w:rFonts w:ascii="Times New Roman" w:hAnsi="Times New Roman" w:cs="Times New Roman"/>
        </w:rPr>
        <w:t xml:space="preserve">education </w:t>
      </w:r>
      <w:r w:rsidR="00052220">
        <w:rPr>
          <w:rFonts w:ascii="Times New Roman" w:hAnsi="Times New Roman" w:cs="Times New Roman"/>
        </w:rPr>
        <w:t>(aOR=</w:t>
      </w:r>
      <w:r w:rsidR="00052220" w:rsidRPr="00A813CA">
        <w:rPr>
          <w:rFonts w:ascii="Times New Roman" w:eastAsia="Times New Roman" w:hAnsi="Times New Roman" w:cs="Times New Roman"/>
          <w:color w:val="000000"/>
          <w:kern w:val="0"/>
          <w14:ligatures w14:val="none"/>
        </w:rPr>
        <w:t>1.62</w:t>
      </w:r>
      <w:r w:rsidR="00052220">
        <w:rPr>
          <w:rFonts w:ascii="Times New Roman" w:eastAsia="Times New Roman" w:hAnsi="Times New Roman" w:cs="Times New Roman"/>
          <w:color w:val="000000"/>
          <w:kern w:val="0"/>
          <w14:ligatures w14:val="none"/>
        </w:rPr>
        <w:t xml:space="preserve">, 95% CI: </w:t>
      </w:r>
      <w:r w:rsidR="00052220" w:rsidRPr="00A813CA">
        <w:rPr>
          <w:rFonts w:ascii="Times New Roman" w:eastAsia="Times New Roman" w:hAnsi="Times New Roman" w:cs="Times New Roman"/>
          <w:color w:val="000000"/>
          <w:kern w:val="0"/>
          <w14:ligatures w14:val="none"/>
        </w:rPr>
        <w:t>1.32–2.00)</w:t>
      </w:r>
      <w:r w:rsidR="00052220">
        <w:rPr>
          <w:rFonts w:ascii="Times New Roman" w:eastAsia="Times New Roman" w:hAnsi="Times New Roman" w:cs="Times New Roman"/>
          <w:color w:val="000000"/>
          <w:kern w:val="0"/>
          <w14:ligatures w14:val="none"/>
        </w:rPr>
        <w:t xml:space="preserve"> </w:t>
      </w:r>
      <w:r w:rsidRPr="004E4F30">
        <w:rPr>
          <w:rFonts w:ascii="Times New Roman" w:hAnsi="Times New Roman" w:cs="Times New Roman"/>
        </w:rPr>
        <w:t xml:space="preserve">all </w:t>
      </w:r>
      <w:r w:rsidR="00052220">
        <w:rPr>
          <w:rFonts w:ascii="Times New Roman" w:hAnsi="Times New Roman" w:cs="Times New Roman"/>
        </w:rPr>
        <w:t>showed</w:t>
      </w:r>
      <w:r w:rsidRPr="004E4F30">
        <w:rPr>
          <w:rFonts w:ascii="Times New Roman" w:hAnsi="Times New Roman" w:cs="Times New Roman"/>
        </w:rPr>
        <w:t xml:space="preserve"> significantly higher odds compared with n</w:t>
      </w:r>
      <w:r w:rsidR="00052220">
        <w:rPr>
          <w:rFonts w:ascii="Times New Roman" w:hAnsi="Times New Roman" w:cs="Times New Roman"/>
        </w:rPr>
        <w:t xml:space="preserve">o internet users. </w:t>
      </w:r>
      <w:r w:rsidRPr="004E4F30">
        <w:rPr>
          <w:rFonts w:ascii="Times New Roman" w:hAnsi="Times New Roman" w:cs="Times New Roman"/>
        </w:rPr>
        <w:t xml:space="preserve">Finally, household media exposure was associated with </w:t>
      </w:r>
      <w:r w:rsidR="00052220">
        <w:rPr>
          <w:rFonts w:ascii="Times New Roman" w:hAnsi="Times New Roman" w:cs="Times New Roman"/>
        </w:rPr>
        <w:t>higher</w:t>
      </w:r>
      <w:r w:rsidRPr="004E4F30">
        <w:rPr>
          <w:rFonts w:ascii="Times New Roman" w:hAnsi="Times New Roman" w:cs="Times New Roman"/>
        </w:rPr>
        <w:t xml:space="preserve"> odds among those with media access (</w:t>
      </w:r>
      <w:r w:rsidR="00052220">
        <w:rPr>
          <w:rFonts w:ascii="Times New Roman" w:hAnsi="Times New Roman" w:cs="Times New Roman"/>
        </w:rPr>
        <w:t>a</w:t>
      </w:r>
      <w:r w:rsidRPr="004E4F30">
        <w:rPr>
          <w:rFonts w:ascii="Times New Roman" w:hAnsi="Times New Roman" w:cs="Times New Roman"/>
        </w:rPr>
        <w:t>OR=1.85, 95% CI: 1.51–2.24)</w:t>
      </w:r>
      <w:r w:rsidR="00052220">
        <w:rPr>
          <w:rFonts w:ascii="Times New Roman" w:hAnsi="Times New Roman" w:cs="Times New Roman"/>
        </w:rPr>
        <w:t xml:space="preserve"> [</w:t>
      </w:r>
      <w:r w:rsidR="00052220" w:rsidRPr="00052220">
        <w:rPr>
          <w:rFonts w:ascii="Times New Roman" w:hAnsi="Times New Roman" w:cs="Times New Roman"/>
          <w:b/>
          <w:bCs/>
        </w:rPr>
        <w:t>Table 3</w:t>
      </w:r>
      <w:r w:rsidR="00052220">
        <w:rPr>
          <w:rFonts w:ascii="Times New Roman" w:hAnsi="Times New Roman" w:cs="Times New Roman"/>
        </w:rPr>
        <w:t>]</w:t>
      </w:r>
      <w:r w:rsidRPr="004E4F30">
        <w:rPr>
          <w:rFonts w:ascii="Times New Roman" w:hAnsi="Times New Roman" w:cs="Times New Roman"/>
        </w:rPr>
        <w:t xml:space="preserve">. </w:t>
      </w:r>
    </w:p>
    <w:p w14:paraId="72BFEF42" w14:textId="08584BF8" w:rsidR="00052220" w:rsidRDefault="00052220" w:rsidP="00D27037">
      <w:pPr>
        <w:spacing w:line="360" w:lineRule="auto"/>
        <w:jc w:val="center"/>
        <w:rPr>
          <w:rFonts w:ascii="Times New Roman" w:hAnsi="Times New Roman" w:cs="Times New Roman"/>
        </w:rPr>
      </w:pPr>
      <w:r>
        <w:rPr>
          <w:rFonts w:ascii="Times New Roman" w:hAnsi="Times New Roman" w:cs="Times New Roman"/>
        </w:rPr>
        <w:t>[</w:t>
      </w:r>
      <w:r w:rsidRPr="00052220">
        <w:rPr>
          <w:rFonts w:ascii="Times New Roman" w:hAnsi="Times New Roman" w:cs="Times New Roman"/>
          <w:b/>
          <w:bCs/>
        </w:rPr>
        <w:t xml:space="preserve">Insert </w:t>
      </w:r>
      <w:r w:rsidR="00984F46">
        <w:rPr>
          <w:rFonts w:ascii="Times New Roman" w:hAnsi="Times New Roman" w:cs="Times New Roman"/>
          <w:b/>
          <w:bCs/>
        </w:rPr>
        <w:t>Table</w:t>
      </w:r>
      <w:r w:rsidRPr="00052220">
        <w:rPr>
          <w:rFonts w:ascii="Times New Roman" w:hAnsi="Times New Roman" w:cs="Times New Roman"/>
          <w:b/>
          <w:bCs/>
        </w:rPr>
        <w:t xml:space="preserve"> 3 Here</w:t>
      </w:r>
      <w:r>
        <w:rPr>
          <w:rFonts w:ascii="Times New Roman" w:hAnsi="Times New Roman" w:cs="Times New Roman"/>
        </w:rPr>
        <w:t>]</w:t>
      </w:r>
    </w:p>
    <w:p w14:paraId="6BCAA101" w14:textId="1C4515DA" w:rsidR="00D27037" w:rsidRDefault="00D27037" w:rsidP="00D27037">
      <w:pPr>
        <w:spacing w:line="360" w:lineRule="auto"/>
        <w:jc w:val="both"/>
        <w:rPr>
          <w:rFonts w:ascii="Times New Roman" w:hAnsi="Times New Roman" w:cs="Times New Roman"/>
        </w:rPr>
      </w:pPr>
      <w:r w:rsidRPr="00D27037">
        <w:rPr>
          <w:rFonts w:ascii="Times New Roman" w:hAnsi="Times New Roman" w:cs="Times New Roman"/>
        </w:rPr>
        <w:t xml:space="preserve">The ROC analysis confirmed acceptable discriminatory performance of the model, with an area under the curve (AUC) of 0.7783. This shows that the model properly discriminates between outcome groups approximately 78% of the time, </w:t>
      </w:r>
      <w:r>
        <w:rPr>
          <w:rFonts w:ascii="Times New Roman" w:hAnsi="Times New Roman" w:cs="Times New Roman"/>
        </w:rPr>
        <w:t>highlighting</w:t>
      </w:r>
      <w:r w:rsidRPr="00D27037">
        <w:rPr>
          <w:rFonts w:ascii="Times New Roman" w:hAnsi="Times New Roman" w:cs="Times New Roman"/>
        </w:rPr>
        <w:t xml:space="preserve"> moderate-to-good predictive accuracy and performance considerably better than chance (AUC=0.5)</w:t>
      </w:r>
      <w:r>
        <w:rPr>
          <w:rFonts w:ascii="Times New Roman" w:hAnsi="Times New Roman" w:cs="Times New Roman"/>
        </w:rPr>
        <w:t xml:space="preserve"> [</w:t>
      </w:r>
      <w:r w:rsidRPr="00D27037">
        <w:rPr>
          <w:rFonts w:ascii="Times New Roman" w:hAnsi="Times New Roman" w:cs="Times New Roman"/>
          <w:b/>
          <w:bCs/>
        </w:rPr>
        <w:t>Figure 3</w:t>
      </w:r>
      <w:r>
        <w:rPr>
          <w:rFonts w:ascii="Times New Roman" w:hAnsi="Times New Roman" w:cs="Times New Roman"/>
        </w:rPr>
        <w:t>]</w:t>
      </w:r>
      <w:r w:rsidRPr="00D27037">
        <w:rPr>
          <w:rFonts w:ascii="Times New Roman" w:hAnsi="Times New Roman" w:cs="Times New Roman"/>
        </w:rPr>
        <w:t>.</w:t>
      </w:r>
    </w:p>
    <w:p w14:paraId="1545B04C" w14:textId="23F22CA1" w:rsidR="00D27037" w:rsidRDefault="00D27037" w:rsidP="00D27037">
      <w:pPr>
        <w:spacing w:line="360" w:lineRule="auto"/>
        <w:jc w:val="center"/>
        <w:rPr>
          <w:rFonts w:ascii="Times New Roman" w:hAnsi="Times New Roman" w:cs="Times New Roman"/>
        </w:rPr>
      </w:pPr>
      <w:r>
        <w:rPr>
          <w:rFonts w:ascii="Times New Roman" w:hAnsi="Times New Roman" w:cs="Times New Roman"/>
        </w:rPr>
        <w:t>[</w:t>
      </w:r>
      <w:r w:rsidRPr="00D27037">
        <w:rPr>
          <w:rFonts w:ascii="Times New Roman" w:hAnsi="Times New Roman" w:cs="Times New Roman"/>
          <w:b/>
          <w:bCs/>
        </w:rPr>
        <w:t>Insert Figure 3</w:t>
      </w:r>
      <w:r>
        <w:rPr>
          <w:rFonts w:ascii="Times New Roman" w:hAnsi="Times New Roman" w:cs="Times New Roman"/>
        </w:rPr>
        <w:t>]</w:t>
      </w:r>
    </w:p>
    <w:p w14:paraId="51BA0A4A" w14:textId="76F7292B" w:rsidR="00986805" w:rsidRDefault="00986805" w:rsidP="00986805">
      <w:pPr>
        <w:spacing w:line="360" w:lineRule="auto"/>
        <w:jc w:val="both"/>
        <w:rPr>
          <w:rFonts w:ascii="Times New Roman" w:hAnsi="Times New Roman" w:cs="Times New Roman"/>
          <w:b/>
          <w:bCs/>
        </w:rPr>
      </w:pPr>
      <w:r w:rsidRPr="00986805">
        <w:rPr>
          <w:rFonts w:ascii="Times New Roman" w:hAnsi="Times New Roman" w:cs="Times New Roman"/>
          <w:b/>
          <w:bCs/>
        </w:rPr>
        <w:t>3.4. Spatial Inequality of Unmet Family Need</w:t>
      </w:r>
    </w:p>
    <w:p w14:paraId="66C3B87B" w14:textId="1F448DDD" w:rsidR="00986805" w:rsidRDefault="00986805" w:rsidP="00986805">
      <w:pPr>
        <w:spacing w:line="360" w:lineRule="auto"/>
        <w:rPr>
          <w:rFonts w:ascii="Times New Roman" w:hAnsi="Times New Roman" w:cs="Times New Roman"/>
        </w:rPr>
      </w:pPr>
      <w:r w:rsidRPr="00237CA5">
        <w:rPr>
          <w:rFonts w:ascii="Times New Roman" w:hAnsi="Times New Roman" w:cs="Times New Roman"/>
        </w:rPr>
        <w:t xml:space="preserve">Unmet need is maximum in </w:t>
      </w:r>
      <w:r>
        <w:rPr>
          <w:rFonts w:ascii="Times New Roman" w:hAnsi="Times New Roman" w:cs="Times New Roman"/>
        </w:rPr>
        <w:t xml:space="preserve">the </w:t>
      </w:r>
      <w:r w:rsidRPr="00237CA5">
        <w:rPr>
          <w:rFonts w:ascii="Times New Roman" w:hAnsi="Times New Roman" w:cs="Times New Roman"/>
        </w:rPr>
        <w:t xml:space="preserve">Chittagong (~9%) and </w:t>
      </w:r>
      <w:r>
        <w:rPr>
          <w:rFonts w:ascii="Times New Roman" w:hAnsi="Times New Roman" w:cs="Times New Roman"/>
        </w:rPr>
        <w:t>minimum</w:t>
      </w:r>
      <w:r w:rsidRPr="00237CA5">
        <w:rPr>
          <w:rFonts w:ascii="Times New Roman" w:hAnsi="Times New Roman" w:cs="Times New Roman"/>
        </w:rPr>
        <w:t xml:space="preserve"> in the western divisions </w:t>
      </w:r>
      <w:r>
        <w:rPr>
          <w:rFonts w:ascii="Times New Roman" w:hAnsi="Times New Roman" w:cs="Times New Roman"/>
        </w:rPr>
        <w:t xml:space="preserve">such as </w:t>
      </w:r>
      <w:r w:rsidRPr="00237CA5">
        <w:rPr>
          <w:rFonts w:ascii="Times New Roman" w:hAnsi="Times New Roman" w:cs="Times New Roman"/>
        </w:rPr>
        <w:t xml:space="preserve">Rajshahi, Rangpur, Khulna, and Barisal (~3–4%). This east–west gradient </w:t>
      </w:r>
      <w:r>
        <w:rPr>
          <w:rFonts w:ascii="Times New Roman" w:hAnsi="Times New Roman" w:cs="Times New Roman"/>
        </w:rPr>
        <w:t>reveals</w:t>
      </w:r>
      <w:r w:rsidRPr="00237CA5">
        <w:rPr>
          <w:rFonts w:ascii="Times New Roman" w:hAnsi="Times New Roman" w:cs="Times New Roman"/>
        </w:rPr>
        <w:t xml:space="preserve"> persistent regional inequalities in contraceptive utilization, with programmatic attention needed in high-need eastern divisions</w:t>
      </w:r>
      <w:r>
        <w:rPr>
          <w:rFonts w:ascii="Times New Roman" w:hAnsi="Times New Roman" w:cs="Times New Roman"/>
        </w:rPr>
        <w:t xml:space="preserve"> [</w:t>
      </w:r>
      <w:r w:rsidRPr="00D92446">
        <w:rPr>
          <w:rFonts w:ascii="Times New Roman" w:hAnsi="Times New Roman" w:cs="Times New Roman"/>
          <w:b/>
          <w:bCs/>
        </w:rPr>
        <w:t>Figure 4</w:t>
      </w:r>
      <w:r>
        <w:rPr>
          <w:rFonts w:ascii="Times New Roman" w:hAnsi="Times New Roman" w:cs="Times New Roman"/>
        </w:rPr>
        <w:t>].</w:t>
      </w:r>
    </w:p>
    <w:p w14:paraId="5F2CAEC8" w14:textId="150CA2D0" w:rsidR="00986805" w:rsidRPr="00986805" w:rsidRDefault="00986805" w:rsidP="00986805">
      <w:pPr>
        <w:spacing w:line="360" w:lineRule="auto"/>
        <w:jc w:val="center"/>
        <w:rPr>
          <w:rFonts w:ascii="Times New Roman" w:hAnsi="Times New Roman" w:cs="Times New Roman"/>
        </w:rPr>
      </w:pPr>
      <w:r>
        <w:rPr>
          <w:rFonts w:ascii="Times New Roman" w:hAnsi="Times New Roman" w:cs="Times New Roman"/>
        </w:rPr>
        <w:t>[</w:t>
      </w:r>
      <w:r w:rsidRPr="00986805">
        <w:rPr>
          <w:rFonts w:ascii="Times New Roman" w:hAnsi="Times New Roman" w:cs="Times New Roman"/>
          <w:b/>
          <w:bCs/>
        </w:rPr>
        <w:t>Insert Figure 4 Here</w:t>
      </w:r>
      <w:r>
        <w:rPr>
          <w:rFonts w:ascii="Times New Roman" w:hAnsi="Times New Roman" w:cs="Times New Roman"/>
        </w:rPr>
        <w:t>]</w:t>
      </w:r>
    </w:p>
    <w:p w14:paraId="123415E3" w14:textId="0A0A7DEE" w:rsidR="007B0273" w:rsidRPr="00C85E20" w:rsidRDefault="00261899" w:rsidP="007B0273">
      <w:pPr>
        <w:spacing w:line="360" w:lineRule="auto"/>
        <w:jc w:val="both"/>
        <w:rPr>
          <w:rFonts w:ascii="Times New Roman" w:hAnsi="Times New Roman" w:cs="Times New Roman"/>
          <w:b/>
          <w:bCs/>
        </w:rPr>
      </w:pPr>
      <w:r>
        <w:rPr>
          <w:rFonts w:ascii="Times New Roman" w:hAnsi="Times New Roman" w:cs="Times New Roman"/>
          <w:b/>
          <w:bCs/>
        </w:rPr>
        <w:t>4.</w:t>
      </w:r>
      <w:r w:rsidR="007B0273" w:rsidRPr="00C85E20">
        <w:rPr>
          <w:rFonts w:ascii="Times New Roman" w:hAnsi="Times New Roman" w:cs="Times New Roman"/>
          <w:b/>
          <w:bCs/>
        </w:rPr>
        <w:t>Discussion</w:t>
      </w:r>
    </w:p>
    <w:p w14:paraId="545F9FB9" w14:textId="3B803562" w:rsidR="007B0273" w:rsidRPr="00C85E20" w:rsidRDefault="007B0273" w:rsidP="007B0273">
      <w:pPr>
        <w:spacing w:line="360" w:lineRule="auto"/>
        <w:jc w:val="both"/>
        <w:rPr>
          <w:rFonts w:ascii="Times New Roman" w:hAnsi="Times New Roman" w:cs="Times New Roman"/>
        </w:rPr>
      </w:pPr>
      <w:r>
        <w:rPr>
          <w:rFonts w:ascii="Times New Roman" w:hAnsi="Times New Roman" w:cs="Times New Roman"/>
        </w:rPr>
        <w:t>T</w:t>
      </w:r>
      <w:r w:rsidRPr="00C85E20">
        <w:rPr>
          <w:rFonts w:ascii="Times New Roman" w:hAnsi="Times New Roman" w:cs="Times New Roman"/>
        </w:rPr>
        <w:t>his study studied the association between internet use and unmet need for family planning among ever-married women in Bangladesh.</w:t>
      </w:r>
      <w:r>
        <w:rPr>
          <w:rFonts w:ascii="Times New Roman" w:hAnsi="Times New Roman" w:cs="Times New Roman"/>
        </w:rPr>
        <w:t xml:space="preserve"> Mostly, t</w:t>
      </w:r>
      <w:r w:rsidRPr="00C85E20">
        <w:rPr>
          <w:rFonts w:ascii="Times New Roman" w:hAnsi="Times New Roman" w:cs="Times New Roman"/>
        </w:rPr>
        <w:t xml:space="preserve">hree key findings </w:t>
      </w:r>
      <w:r>
        <w:rPr>
          <w:rFonts w:ascii="Times New Roman" w:hAnsi="Times New Roman" w:cs="Times New Roman"/>
        </w:rPr>
        <w:t>observed</w:t>
      </w:r>
      <w:r w:rsidRPr="00C85E20">
        <w:rPr>
          <w:rFonts w:ascii="Times New Roman" w:hAnsi="Times New Roman" w:cs="Times New Roman"/>
        </w:rPr>
        <w:t>.</w:t>
      </w:r>
      <w:r>
        <w:rPr>
          <w:rFonts w:ascii="Times New Roman" w:hAnsi="Times New Roman" w:cs="Times New Roman"/>
        </w:rPr>
        <w:t xml:space="preserve"> </w:t>
      </w:r>
      <w:r w:rsidRPr="00C85E20">
        <w:rPr>
          <w:rFonts w:ascii="Times New Roman" w:hAnsi="Times New Roman" w:cs="Times New Roman"/>
        </w:rPr>
        <w:t xml:space="preserve">First, internet use was </w:t>
      </w:r>
      <w:r>
        <w:rPr>
          <w:rFonts w:ascii="Times New Roman" w:hAnsi="Times New Roman" w:cs="Times New Roman"/>
        </w:rPr>
        <w:t>significantly</w:t>
      </w:r>
      <w:r w:rsidRPr="00C85E20">
        <w:rPr>
          <w:rFonts w:ascii="Times New Roman" w:hAnsi="Times New Roman" w:cs="Times New Roman"/>
        </w:rPr>
        <w:t xml:space="preserve"> associated with</w:t>
      </w:r>
      <w:r>
        <w:rPr>
          <w:rFonts w:ascii="Times New Roman" w:hAnsi="Times New Roman" w:cs="Times New Roman"/>
        </w:rPr>
        <w:t xml:space="preserve"> </w:t>
      </w:r>
      <w:r w:rsidRPr="00C85E20">
        <w:rPr>
          <w:rFonts w:ascii="Times New Roman" w:hAnsi="Times New Roman" w:cs="Times New Roman"/>
        </w:rPr>
        <w:t>higher odds of unmet need for family planning at the national level, even after adjustment for demographic, socioeconomic, empowerment, and household factors.</w:t>
      </w:r>
      <w:r>
        <w:rPr>
          <w:rFonts w:ascii="Times New Roman" w:hAnsi="Times New Roman" w:cs="Times New Roman"/>
        </w:rPr>
        <w:t xml:space="preserve"> </w:t>
      </w:r>
      <w:r w:rsidRPr="00C85E20">
        <w:rPr>
          <w:rFonts w:ascii="Times New Roman" w:hAnsi="Times New Roman" w:cs="Times New Roman"/>
        </w:rPr>
        <w:t xml:space="preserve">Second, the association insisted across rural and urban settings, representing that the observed </w:t>
      </w:r>
      <w:r>
        <w:rPr>
          <w:rFonts w:ascii="Times New Roman" w:hAnsi="Times New Roman" w:cs="Times New Roman"/>
        </w:rPr>
        <w:t>association</w:t>
      </w:r>
      <w:r w:rsidRPr="00C85E20">
        <w:rPr>
          <w:rFonts w:ascii="Times New Roman" w:hAnsi="Times New Roman" w:cs="Times New Roman"/>
        </w:rPr>
        <w:t xml:space="preserve"> is not constrained to a particular residential context.</w:t>
      </w:r>
      <w:r>
        <w:rPr>
          <w:rFonts w:ascii="Times New Roman" w:hAnsi="Times New Roman" w:cs="Times New Roman"/>
        </w:rPr>
        <w:t xml:space="preserve"> </w:t>
      </w:r>
      <w:r w:rsidRPr="00C85E20">
        <w:rPr>
          <w:rFonts w:ascii="Times New Roman" w:hAnsi="Times New Roman" w:cs="Times New Roman"/>
        </w:rPr>
        <w:t xml:space="preserve">Third, substantial heterogeneity </w:t>
      </w:r>
      <w:r w:rsidRPr="00C85E20">
        <w:rPr>
          <w:rFonts w:ascii="Times New Roman" w:hAnsi="Times New Roman" w:cs="Times New Roman"/>
        </w:rPr>
        <w:lastRenderedPageBreak/>
        <w:t>was acknowledged across administrative divisions and socio-demographic strata</w:t>
      </w:r>
      <w:r w:rsidR="00986805">
        <w:rPr>
          <w:rFonts w:ascii="Times New Roman" w:hAnsi="Times New Roman" w:cs="Times New Roman"/>
        </w:rPr>
        <w:t xml:space="preserve"> such as </w:t>
      </w:r>
      <w:r w:rsidR="00986805" w:rsidRPr="00986805">
        <w:rPr>
          <w:rFonts w:ascii="Times New Roman" w:hAnsi="Times New Roman" w:cs="Times New Roman"/>
        </w:rPr>
        <w:t>regional inequalities in unmet need for family planning, with Chittagong showing the highest levels and the western divisions exhibiting the lowest</w:t>
      </w:r>
      <w:r w:rsidRPr="00C85E20">
        <w:rPr>
          <w:rFonts w:ascii="Times New Roman" w:hAnsi="Times New Roman" w:cs="Times New Roman"/>
        </w:rPr>
        <w:t xml:space="preserve">. The association was particularly strong in Barishal, Rajshahi, and Sylhet, among women with early age at first birth, and among those with lower educational </w:t>
      </w:r>
      <w:r w:rsidR="00AF58AD" w:rsidRPr="00C85E20">
        <w:rPr>
          <w:rFonts w:ascii="Times New Roman" w:hAnsi="Times New Roman" w:cs="Times New Roman"/>
        </w:rPr>
        <w:t>attainment. The</w:t>
      </w:r>
      <w:r w:rsidRPr="00C85E20">
        <w:rPr>
          <w:rFonts w:ascii="Times New Roman" w:hAnsi="Times New Roman" w:cs="Times New Roman"/>
        </w:rPr>
        <w:t xml:space="preserve"> model demonstrated acceptable discriminatory performance (AUC=0.78), supporting moderate-to-good predictive accuracy.</w:t>
      </w:r>
      <w:r>
        <w:rPr>
          <w:rFonts w:ascii="Times New Roman" w:hAnsi="Times New Roman" w:cs="Times New Roman"/>
        </w:rPr>
        <w:t xml:space="preserve"> Finally,</w:t>
      </w:r>
      <w:r w:rsidRPr="00C85E20">
        <w:rPr>
          <w:rFonts w:ascii="Times New Roman" w:hAnsi="Times New Roman" w:cs="Times New Roman"/>
        </w:rPr>
        <w:t xml:space="preserve"> these findings show that digital assignation in Bangladesh is associated with higher unmet need in several contexts rather than uniformly reducing reproductive health gaps.</w:t>
      </w:r>
    </w:p>
    <w:p w14:paraId="737F4CC1" w14:textId="356C8D87" w:rsidR="007B0273" w:rsidRPr="00C85E20" w:rsidRDefault="007B0273" w:rsidP="007B0273">
      <w:pPr>
        <w:spacing w:line="360" w:lineRule="auto"/>
        <w:jc w:val="both"/>
        <w:rPr>
          <w:rFonts w:ascii="Times New Roman" w:hAnsi="Times New Roman" w:cs="Times New Roman"/>
        </w:rPr>
      </w:pPr>
      <w:r w:rsidRPr="00C85E20">
        <w:rPr>
          <w:rFonts w:ascii="Times New Roman" w:hAnsi="Times New Roman" w:cs="Times New Roman"/>
        </w:rPr>
        <w:t>While digital access is often implicit to progress reproductive health outcomes, our findings suggest a more complex and context-dependent association</w:t>
      </w:r>
      <w:sdt>
        <w:sdtPr>
          <w:rPr>
            <w:rFonts w:ascii="Times New Roman" w:hAnsi="Times New Roman" w:cs="Times New Roman"/>
            <w:color w:val="000000"/>
          </w:rPr>
          <w:tag w:val="MENDELEY_CITATION_v3_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"/>
          <w:id w:val="-1919935256"/>
          <w:placeholder>
            <w:docPart w:val="DefaultPlaceholder_-1854013440"/>
          </w:placeholder>
        </w:sdtPr>
        <w:sdtContent>
          <w:r w:rsidR="00785DD2" w:rsidRPr="00785DD2">
            <w:rPr>
              <w:rFonts w:ascii="Times New Roman" w:hAnsi="Times New Roman" w:cs="Times New Roman"/>
              <w:color w:val="000000"/>
            </w:rPr>
            <w:t>[38]</w:t>
          </w:r>
        </w:sdtContent>
      </w:sdt>
      <w:r w:rsidR="005C1C28">
        <w:rPr>
          <w:rFonts w:ascii="Times New Roman" w:hAnsi="Times New Roman" w:cs="Times New Roman"/>
        </w:rPr>
        <w:t xml:space="preserve"> </w:t>
      </w:r>
      <w:r w:rsidRPr="00C85E20">
        <w:rPr>
          <w:rFonts w:ascii="Times New Roman" w:hAnsi="Times New Roman" w:cs="Times New Roman"/>
        </w:rPr>
        <w:t>.</w:t>
      </w:r>
      <w:r>
        <w:rPr>
          <w:rFonts w:ascii="Times New Roman" w:hAnsi="Times New Roman" w:cs="Times New Roman"/>
        </w:rPr>
        <w:t xml:space="preserve"> </w:t>
      </w:r>
      <w:r w:rsidRPr="00C85E20">
        <w:rPr>
          <w:rFonts w:ascii="Times New Roman" w:hAnsi="Times New Roman" w:cs="Times New Roman"/>
        </w:rPr>
        <w:t>Internet use may growth exposure to contraceptive knowledge, fertility planning ideas, and reproductive truths dissertation without ensuring parallel progresses in facility availability</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"/>
          <w:id w:val="-414324775"/>
          <w:placeholder>
            <w:docPart w:val="DefaultPlaceholder_-1854013440"/>
          </w:placeholder>
        </w:sdtPr>
        <w:sdtContent>
          <w:r w:rsidR="00785DD2" w:rsidRPr="00785DD2">
            <w:rPr>
              <w:rFonts w:ascii="Times New Roman" w:hAnsi="Times New Roman" w:cs="Times New Roman"/>
              <w:color w:val="000000"/>
            </w:rPr>
            <w:t>[39]</w:t>
          </w:r>
        </w:sdtContent>
      </w:sdt>
      <w:r w:rsidRPr="00C85E20">
        <w:rPr>
          <w:rFonts w:ascii="Times New Roman" w:hAnsi="Times New Roman" w:cs="Times New Roman"/>
        </w:rPr>
        <w:t>. In such surroundings, women may change clearer partialities to postponement or limit childbearing but encounter persistent structural blocks</w:t>
      </w:r>
      <w:r>
        <w:rPr>
          <w:rFonts w:ascii="Times New Roman" w:hAnsi="Times New Roman" w:cs="Times New Roman"/>
        </w:rPr>
        <w:t xml:space="preserve"> including</w:t>
      </w:r>
      <w:r w:rsidRPr="00C85E20">
        <w:rPr>
          <w:rFonts w:ascii="Times New Roman" w:hAnsi="Times New Roman" w:cs="Times New Roman"/>
        </w:rPr>
        <w:t xml:space="preserve"> stock-outs, cost barriers, provider bias, limited method choice, or sociocultural struggle</w:t>
      </w:r>
      <w:r>
        <w:rPr>
          <w:rFonts w:ascii="Times New Roman" w:hAnsi="Times New Roman" w:cs="Times New Roman"/>
        </w:rPr>
        <w:t xml:space="preserve"> </w:t>
      </w:r>
      <w:r w:rsidRPr="00C85E20">
        <w:rPr>
          <w:rFonts w:ascii="Times New Roman" w:hAnsi="Times New Roman" w:cs="Times New Roman"/>
        </w:rPr>
        <w:t>that avoid execution of those likings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"/>
          <w:id w:val="-1162623958"/>
          <w:placeholder>
            <w:docPart w:val="DefaultPlaceholder_-1854013440"/>
          </w:placeholder>
        </w:sdtPr>
        <w:sdtContent>
          <w:r w:rsidR="00785DD2" w:rsidRPr="00785DD2">
            <w:rPr>
              <w:rFonts w:ascii="Times New Roman" w:hAnsi="Times New Roman" w:cs="Times New Roman"/>
              <w:color w:val="000000"/>
            </w:rPr>
            <w:t>[40]</w:t>
          </w:r>
        </w:sdtContent>
      </w:sdt>
      <w:r w:rsidRPr="00C85E20">
        <w:rPr>
          <w:rFonts w:ascii="Times New Roman" w:hAnsi="Times New Roman" w:cs="Times New Roman"/>
        </w:rPr>
        <w:t>.</w:t>
      </w:r>
    </w:p>
    <w:p w14:paraId="75B06C11" w14:textId="73E0366F" w:rsidR="007B0273" w:rsidRPr="00C85E20" w:rsidRDefault="007B0273" w:rsidP="007B0273">
      <w:pPr>
        <w:spacing w:line="360" w:lineRule="auto"/>
        <w:jc w:val="both"/>
        <w:rPr>
          <w:rFonts w:ascii="Times New Roman" w:hAnsi="Times New Roman" w:cs="Times New Roman"/>
        </w:rPr>
      </w:pPr>
      <w:r w:rsidRPr="00C85E20">
        <w:rPr>
          <w:rFonts w:ascii="Times New Roman" w:hAnsi="Times New Roman" w:cs="Times New Roman"/>
        </w:rPr>
        <w:t xml:space="preserve">Thus, internet use may not growth unmet need, but rather reveal </w:t>
      </w:r>
      <w:r w:rsidRPr="00C03252">
        <w:rPr>
          <w:rFonts w:ascii="Times New Roman" w:hAnsi="Times New Roman" w:cs="Times New Roman"/>
        </w:rPr>
        <w:t>formerly</w:t>
      </w:r>
      <w:r w:rsidRPr="00C85E20">
        <w:rPr>
          <w:rFonts w:ascii="Times New Roman" w:hAnsi="Times New Roman" w:cs="Times New Roman"/>
        </w:rPr>
        <w:t xml:space="preserve"> </w:t>
      </w:r>
      <w:r w:rsidRPr="00C03252">
        <w:rPr>
          <w:rFonts w:ascii="Times New Roman" w:hAnsi="Times New Roman" w:cs="Times New Roman"/>
        </w:rPr>
        <w:t>articulated</w:t>
      </w:r>
      <w:r w:rsidRPr="00C85E20">
        <w:rPr>
          <w:rFonts w:ascii="Times New Roman" w:hAnsi="Times New Roman" w:cs="Times New Roman"/>
        </w:rPr>
        <w:t xml:space="preserve"> or latent demand for</w:t>
      </w:r>
      <w:r w:rsidR="007809F0">
        <w:rPr>
          <w:rFonts w:ascii="Times New Roman" w:hAnsi="Times New Roman" w:cs="Times New Roman"/>
        </w:rPr>
        <w:t xml:space="preserve"> unmet family need</w:t>
      </w:r>
      <w:r w:rsidRPr="00C85E2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"/>
          <w:id w:val="-503820943"/>
          <w:placeholder>
            <w:docPart w:val="DefaultPlaceholder_-1854013440"/>
          </w:placeholder>
        </w:sdtPr>
        <w:sdtContent>
          <w:r w:rsidR="00785DD2" w:rsidRPr="00785DD2">
            <w:rPr>
              <w:rFonts w:ascii="Times New Roman" w:hAnsi="Times New Roman" w:cs="Times New Roman"/>
              <w:color w:val="000000"/>
            </w:rPr>
            <w:t>[20, 41, 42]</w:t>
          </w:r>
        </w:sdtContent>
      </w:sdt>
      <w:r w:rsidR="00C02A4C">
        <w:rPr>
          <w:rFonts w:ascii="Times New Roman" w:hAnsi="Times New Roman" w:cs="Times New Roman"/>
        </w:rPr>
        <w:t xml:space="preserve"> </w:t>
      </w:r>
      <w:r w:rsidRPr="00C85E20">
        <w:rPr>
          <w:rFonts w:ascii="Times New Roman" w:hAnsi="Times New Roman" w:cs="Times New Roman"/>
        </w:rPr>
        <w:t>. In this outline, higher unmet need among internet users reproduces an information</w:t>
      </w:r>
      <w:r>
        <w:rPr>
          <w:rFonts w:ascii="Times New Roman" w:hAnsi="Times New Roman" w:cs="Times New Roman"/>
        </w:rPr>
        <w:t xml:space="preserve"> </w:t>
      </w:r>
      <w:r w:rsidRPr="00C85E20">
        <w:rPr>
          <w:rFonts w:ascii="Times New Roman" w:hAnsi="Times New Roman" w:cs="Times New Roman"/>
        </w:rPr>
        <w:t>access ga</w:t>
      </w:r>
      <w:r>
        <w:rPr>
          <w:rFonts w:ascii="Times New Roman" w:hAnsi="Times New Roman" w:cs="Times New Roman"/>
        </w:rPr>
        <w:t xml:space="preserve">p </w:t>
      </w:r>
      <w:r w:rsidRPr="00C85E20">
        <w:rPr>
          <w:rFonts w:ascii="Times New Roman" w:hAnsi="Times New Roman" w:cs="Times New Roman"/>
        </w:rPr>
        <w:t>rather than a</w:t>
      </w:r>
      <w:r>
        <w:rPr>
          <w:rFonts w:ascii="Times New Roman" w:hAnsi="Times New Roman" w:cs="Times New Roman"/>
        </w:rPr>
        <w:t>n</w:t>
      </w:r>
      <w:r w:rsidRPr="00C85E20">
        <w:rPr>
          <w:rFonts w:ascii="Times New Roman" w:hAnsi="Times New Roman" w:cs="Times New Roman"/>
        </w:rPr>
        <w:t xml:space="preserve"> injurious consequence of digital exposure.</w:t>
      </w:r>
      <w:r>
        <w:rPr>
          <w:rFonts w:ascii="Times New Roman" w:hAnsi="Times New Roman" w:cs="Times New Roman"/>
        </w:rPr>
        <w:t xml:space="preserve"> </w:t>
      </w:r>
      <w:r w:rsidRPr="00C85E20">
        <w:rPr>
          <w:rFonts w:ascii="Times New Roman" w:hAnsi="Times New Roman" w:cs="Times New Roman"/>
        </w:rPr>
        <w:t xml:space="preserve">Digital </w:t>
      </w:r>
      <w:r w:rsidR="00E50F15">
        <w:rPr>
          <w:rFonts w:ascii="Times New Roman" w:hAnsi="Times New Roman" w:cs="Times New Roman"/>
        </w:rPr>
        <w:t>access</w:t>
      </w:r>
      <w:r w:rsidRPr="00C85E20">
        <w:rPr>
          <w:rFonts w:ascii="Times New Roman" w:hAnsi="Times New Roman" w:cs="Times New Roman"/>
        </w:rPr>
        <w:t xml:space="preserve"> may enhance intellectual and informational empowerment, growing women’s autonomy in fertility decision-making</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"/>
          <w:id w:val="1751855275"/>
          <w:placeholder>
            <w:docPart w:val="DefaultPlaceholder_-1854013440"/>
          </w:placeholder>
        </w:sdtPr>
        <w:sdtContent>
          <w:r w:rsidR="00785DD2" w:rsidRPr="00785DD2">
            <w:rPr>
              <w:rFonts w:ascii="Times New Roman" w:hAnsi="Times New Roman" w:cs="Times New Roman"/>
              <w:color w:val="000000"/>
            </w:rPr>
            <w:t>[43]</w:t>
          </w:r>
        </w:sdtContent>
      </w:sdt>
      <w:r w:rsidRPr="00C85E20">
        <w:rPr>
          <w:rFonts w:ascii="Times New Roman" w:hAnsi="Times New Roman" w:cs="Times New Roman"/>
        </w:rPr>
        <w:t>. However, empowerment advances may not be consistently harmonized by changes in household negotiating power or partner sustenance</w:t>
      </w:r>
      <w:r w:rsidR="00C02A4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"/>
          <w:id w:val="1867553680"/>
          <w:placeholder>
            <w:docPart w:val="DefaultPlaceholder_-1854013440"/>
          </w:placeholder>
        </w:sdtPr>
        <w:sdtContent>
          <w:r w:rsidR="00785DD2" w:rsidRPr="00785DD2">
            <w:rPr>
              <w:rFonts w:ascii="Times New Roman" w:hAnsi="Times New Roman" w:cs="Times New Roman"/>
              <w:color w:val="000000"/>
            </w:rPr>
            <w:t>[44, 45]</w:t>
          </w:r>
        </w:sdtContent>
      </w:sdt>
      <w:r w:rsidRPr="00C85E20">
        <w:rPr>
          <w:rFonts w:ascii="Times New Roman" w:hAnsi="Times New Roman" w:cs="Times New Roman"/>
        </w:rPr>
        <w:t>. Women exposed to online satisfied may desire smaller relatives or longer arrangement, but decision-making remains controlled by partner disagreement or gender standards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"/>
          <w:id w:val="1645623040"/>
          <w:placeholder>
            <w:docPart w:val="DefaultPlaceholder_-1854013440"/>
          </w:placeholder>
        </w:sdtPr>
        <w:sdtContent>
          <w:r w:rsidR="00785DD2" w:rsidRPr="00785DD2">
            <w:rPr>
              <w:rFonts w:ascii="Times New Roman" w:hAnsi="Times New Roman" w:cs="Times New Roman"/>
              <w:color w:val="000000"/>
            </w:rPr>
            <w:t>[46]</w:t>
          </w:r>
        </w:sdtContent>
      </w:sdt>
      <w:r w:rsidRPr="00C85E20">
        <w:rPr>
          <w:rFonts w:ascii="Times New Roman" w:hAnsi="Times New Roman" w:cs="Times New Roman"/>
        </w:rPr>
        <w:t>.</w:t>
      </w:r>
      <w:r>
        <w:rPr>
          <w:rFonts w:ascii="Times New Roman" w:hAnsi="Times New Roman" w:cs="Times New Roman"/>
        </w:rPr>
        <w:t xml:space="preserve"> </w:t>
      </w:r>
      <w:r w:rsidRPr="00C85E20">
        <w:rPr>
          <w:rFonts w:ascii="Times New Roman" w:hAnsi="Times New Roman" w:cs="Times New Roman"/>
        </w:rPr>
        <w:t>This pressure between enhanced consciousness and insistent structural limitations may apparent statistically as complex unmet need among internet users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"/>
          <w:id w:val="182026151"/>
          <w:placeholder>
            <w:docPart w:val="DefaultPlaceholder_-1854013440"/>
          </w:placeholder>
        </w:sdtPr>
        <w:sdtContent>
          <w:r w:rsidR="00785DD2" w:rsidRPr="00785DD2">
            <w:rPr>
              <w:rFonts w:ascii="Times New Roman" w:hAnsi="Times New Roman" w:cs="Times New Roman"/>
              <w:color w:val="000000"/>
            </w:rPr>
            <w:t>[47]</w:t>
          </w:r>
        </w:sdtContent>
      </w:sdt>
      <w:r w:rsidRPr="00C85E20">
        <w:rPr>
          <w:rFonts w:ascii="Times New Roman" w:hAnsi="Times New Roman" w:cs="Times New Roman"/>
        </w:rPr>
        <w:t>.</w:t>
      </w:r>
      <w:r>
        <w:rPr>
          <w:rFonts w:ascii="Times New Roman" w:hAnsi="Times New Roman" w:cs="Times New Roman"/>
        </w:rPr>
        <w:t xml:space="preserve"> </w:t>
      </w:r>
      <w:r w:rsidRPr="00C85E20">
        <w:rPr>
          <w:rFonts w:ascii="Times New Roman" w:hAnsi="Times New Roman" w:cs="Times New Roman"/>
        </w:rPr>
        <w:t>The s</w:t>
      </w:r>
      <w:r>
        <w:rPr>
          <w:rFonts w:ascii="Times New Roman" w:hAnsi="Times New Roman" w:cs="Times New Roman"/>
        </w:rPr>
        <w:t>ignificant</w:t>
      </w:r>
      <w:r w:rsidRPr="00C85E20">
        <w:rPr>
          <w:rFonts w:ascii="Times New Roman" w:hAnsi="Times New Roman" w:cs="Times New Roman"/>
        </w:rPr>
        <w:t xml:space="preserve"> associations detected in Barishal, Rajshahi, and Sylhet advise geographic </w:t>
      </w:r>
      <w:r>
        <w:rPr>
          <w:rFonts w:ascii="Times New Roman" w:hAnsi="Times New Roman" w:cs="Times New Roman"/>
        </w:rPr>
        <w:t xml:space="preserve">inequalities </w:t>
      </w:r>
      <w:r w:rsidRPr="00C85E20">
        <w:rPr>
          <w:rFonts w:ascii="Times New Roman" w:hAnsi="Times New Roman" w:cs="Times New Roman"/>
        </w:rPr>
        <w:t>in digital exposure explains into service</w:t>
      </w:r>
      <w:r>
        <w:rPr>
          <w:rFonts w:ascii="Times New Roman" w:hAnsi="Times New Roman" w:cs="Times New Roman"/>
        </w:rPr>
        <w:t>.</w:t>
      </w:r>
      <w:r w:rsidRPr="00C85E20">
        <w:rPr>
          <w:rFonts w:ascii="Times New Roman" w:hAnsi="Times New Roman" w:cs="Times New Roman"/>
        </w:rPr>
        <w:t xml:space="preserve"> </w:t>
      </w:r>
      <w:r w:rsidR="00986805" w:rsidRPr="00986805">
        <w:rPr>
          <w:rFonts w:ascii="Times New Roman" w:hAnsi="Times New Roman" w:cs="Times New Roman"/>
        </w:rPr>
        <w:t>These disparities suggest that access to and utilization of contraceptive services remain uneven across Bangladesh, underscoring the need for targeted interventions in high-need regions</w:t>
      </w:r>
      <w:r w:rsidR="0098680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"/>
          <w:id w:val="1620653002"/>
          <w:placeholder>
            <w:docPart w:val="DefaultPlaceholder_-1854013440"/>
          </w:placeholder>
        </w:sdtPr>
        <w:sdtContent>
          <w:r w:rsidR="00785DD2" w:rsidRPr="00785DD2">
            <w:rPr>
              <w:rFonts w:ascii="Times New Roman" w:hAnsi="Times New Roman" w:cs="Times New Roman"/>
              <w:color w:val="000000"/>
            </w:rPr>
            <w:t>[48]</w:t>
          </w:r>
        </w:sdtContent>
      </w:sdt>
      <w:r w:rsidR="00986805">
        <w:rPr>
          <w:rFonts w:ascii="Times New Roman" w:hAnsi="Times New Roman" w:cs="Times New Roman"/>
        </w:rPr>
        <w:t>.</w:t>
      </w:r>
      <w:r w:rsidRPr="00C85E20">
        <w:rPr>
          <w:rFonts w:ascii="Times New Roman" w:hAnsi="Times New Roman" w:cs="Times New Roman"/>
        </w:rPr>
        <w:t xml:space="preserve">These divisions may experience </w:t>
      </w:r>
      <w:r>
        <w:rPr>
          <w:rFonts w:ascii="Times New Roman" w:hAnsi="Times New Roman" w:cs="Times New Roman"/>
        </w:rPr>
        <w:t>lower</w:t>
      </w:r>
      <w:r w:rsidRPr="00C85E20">
        <w:rPr>
          <w:rFonts w:ascii="Times New Roman" w:hAnsi="Times New Roman" w:cs="Times New Roman"/>
        </w:rPr>
        <w:t xml:space="preserve"> health system awareness, lower contraceptive service exposure, or inequalities in excellence of care</w:t>
      </w:r>
      <w:r w:rsidR="00C02A4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"/>
          <w:id w:val="-1805155642"/>
          <w:placeholder>
            <w:docPart w:val="DefaultPlaceholder_-1854013440"/>
          </w:placeholder>
        </w:sdtPr>
        <w:sdtContent>
          <w:r w:rsidR="00785DD2" w:rsidRPr="00785DD2">
            <w:rPr>
              <w:rFonts w:ascii="Times New Roman" w:hAnsi="Times New Roman" w:cs="Times New Roman"/>
              <w:color w:val="000000"/>
            </w:rPr>
            <w:t>[49]</w:t>
          </w:r>
        </w:sdtContent>
      </w:sdt>
      <w:r w:rsidRPr="00C85E20">
        <w:rPr>
          <w:rFonts w:ascii="Times New Roman" w:hAnsi="Times New Roman" w:cs="Times New Roman"/>
        </w:rPr>
        <w:t>.</w:t>
      </w:r>
      <w:r>
        <w:rPr>
          <w:rFonts w:ascii="Times New Roman" w:hAnsi="Times New Roman" w:cs="Times New Roman"/>
        </w:rPr>
        <w:t xml:space="preserve"> </w:t>
      </w:r>
      <w:r w:rsidRPr="00C85E20">
        <w:rPr>
          <w:rFonts w:ascii="Times New Roman" w:hAnsi="Times New Roman" w:cs="Times New Roman"/>
        </w:rPr>
        <w:t xml:space="preserve">Digital inequality may </w:t>
      </w:r>
      <w:r w:rsidRPr="00C85E20">
        <w:rPr>
          <w:rFonts w:ascii="Times New Roman" w:hAnsi="Times New Roman" w:cs="Times New Roman"/>
        </w:rPr>
        <w:lastRenderedPageBreak/>
        <w:t>also play a role: internet use in some areas may be more socially restricted, less health-focused, or more partial by non-verified evidence sources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"/>
          <w:id w:val="-661931245"/>
          <w:placeholder>
            <w:docPart w:val="DefaultPlaceholder_-1854013440"/>
          </w:placeholder>
        </w:sdtPr>
        <w:sdtContent>
          <w:r w:rsidR="00785DD2" w:rsidRPr="00785DD2">
            <w:rPr>
              <w:rFonts w:ascii="Times New Roman" w:hAnsi="Times New Roman" w:cs="Times New Roman"/>
              <w:color w:val="000000"/>
            </w:rPr>
            <w:t>[50]</w:t>
          </w:r>
        </w:sdtContent>
      </w:sdt>
      <w:r w:rsidRPr="00C85E20">
        <w:rPr>
          <w:rFonts w:ascii="Times New Roman" w:hAnsi="Times New Roman" w:cs="Times New Roman"/>
        </w:rPr>
        <w:t>. The observed clustering specifies that digital development interacts with local service settings rather than functioning individualistically.</w:t>
      </w:r>
      <w:r>
        <w:rPr>
          <w:rFonts w:ascii="Times New Roman" w:hAnsi="Times New Roman" w:cs="Times New Roman"/>
        </w:rPr>
        <w:t xml:space="preserve"> </w:t>
      </w:r>
      <w:r w:rsidRPr="00821A8B">
        <w:rPr>
          <w:rFonts w:ascii="Times New Roman" w:hAnsi="Times New Roman" w:cs="Times New Roman"/>
        </w:rPr>
        <w:t>Significant associations found among women aged 25-49 years align with life course theory. Women in this group may have reached or approached their desired family size. Exposure to digital content about family planning may enhance fertility preferences, hence increasing unmet needs if service provision does not match their preferences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"/>
          <w:id w:val="1370500910"/>
          <w:placeholder>
            <w:docPart w:val="DefaultPlaceholder_-1854013440"/>
          </w:placeholder>
        </w:sdtPr>
        <w:sdtContent>
          <w:r w:rsidR="00785DD2" w:rsidRPr="00785DD2">
            <w:rPr>
              <w:rFonts w:ascii="Times New Roman" w:hAnsi="Times New Roman" w:cs="Times New Roman"/>
              <w:color w:val="000000"/>
            </w:rPr>
            <w:t>[51]</w:t>
          </w:r>
        </w:sdtContent>
      </w:sdt>
      <w:r w:rsidRPr="00821A8B">
        <w:rPr>
          <w:rFonts w:ascii="Times New Roman" w:hAnsi="Times New Roman" w:cs="Times New Roman"/>
        </w:rPr>
        <w:t>.</w:t>
      </w:r>
      <w:r>
        <w:rPr>
          <w:rFonts w:ascii="Times New Roman" w:hAnsi="Times New Roman" w:cs="Times New Roman"/>
        </w:rPr>
        <w:t xml:space="preserve"> </w:t>
      </w:r>
      <w:r w:rsidRPr="00821A8B">
        <w:rPr>
          <w:rFonts w:ascii="Times New Roman" w:hAnsi="Times New Roman" w:cs="Times New Roman"/>
        </w:rPr>
        <w:t xml:space="preserve">Women in the 15-24-year may have a low level of expressed demand for family planning, hence </w:t>
      </w:r>
      <w:r>
        <w:rPr>
          <w:rFonts w:ascii="Times New Roman" w:hAnsi="Times New Roman" w:cs="Times New Roman"/>
        </w:rPr>
        <w:t>lower</w:t>
      </w:r>
      <w:r w:rsidRPr="00821A8B">
        <w:rPr>
          <w:rFonts w:ascii="Times New Roman" w:hAnsi="Times New Roman" w:cs="Times New Roman"/>
        </w:rPr>
        <w:t xml:space="preserve"> associations in this group</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"/>
          <w:id w:val="1740445884"/>
          <w:placeholder>
            <w:docPart w:val="DefaultPlaceholder_-1854013440"/>
          </w:placeholder>
        </w:sdtPr>
        <w:sdtContent>
          <w:r w:rsidR="00785DD2" w:rsidRPr="00785DD2">
            <w:rPr>
              <w:rFonts w:ascii="Times New Roman" w:hAnsi="Times New Roman" w:cs="Times New Roman"/>
              <w:color w:val="000000"/>
            </w:rPr>
            <w:t>[52]</w:t>
          </w:r>
        </w:sdtContent>
      </w:sdt>
      <w:r w:rsidRPr="00821A8B">
        <w:rPr>
          <w:rFonts w:ascii="Times New Roman" w:hAnsi="Times New Roman" w:cs="Times New Roman"/>
        </w:rPr>
        <w:t>.</w:t>
      </w:r>
    </w:p>
    <w:p w14:paraId="0C2EAE02" w14:textId="1FEB94ED" w:rsidR="007B0273" w:rsidRPr="00C85E20" w:rsidRDefault="007B0273" w:rsidP="007B0273">
      <w:pPr>
        <w:spacing w:line="360" w:lineRule="auto"/>
        <w:jc w:val="both"/>
        <w:rPr>
          <w:rFonts w:ascii="Times New Roman" w:hAnsi="Times New Roman" w:cs="Times New Roman"/>
        </w:rPr>
      </w:pPr>
      <w:r w:rsidRPr="00821A8B">
        <w:rPr>
          <w:rFonts w:ascii="Times New Roman" w:hAnsi="Times New Roman" w:cs="Times New Roman"/>
        </w:rPr>
        <w:t>Previous research from LMIC</w:t>
      </w:r>
      <w:r>
        <w:rPr>
          <w:rFonts w:ascii="Times New Roman" w:hAnsi="Times New Roman" w:cs="Times New Roman"/>
        </w:rPr>
        <w:t>s</w:t>
      </w:r>
      <w:r w:rsidRPr="00821A8B">
        <w:rPr>
          <w:rFonts w:ascii="Times New Roman" w:hAnsi="Times New Roman" w:cs="Times New Roman"/>
        </w:rPr>
        <w:t xml:space="preserve"> countries has generally found positive relationships between media use and contraceptive use. However, the majority of the previous research examined traditional forms of mass media, rather than internet use</w:t>
      </w:r>
      <w:r w:rsidR="00C02A4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"/>
          <w:id w:val="-397900539"/>
          <w:placeholder>
            <w:docPart w:val="DefaultPlaceholder_-1854013440"/>
          </w:placeholder>
        </w:sdtPr>
        <w:sdtContent>
          <w:r w:rsidR="00785DD2" w:rsidRPr="00785DD2">
            <w:rPr>
              <w:rFonts w:ascii="Times New Roman" w:hAnsi="Times New Roman" w:cs="Times New Roman"/>
              <w:color w:val="000000"/>
            </w:rPr>
            <w:t>[53–55]</w:t>
          </w:r>
        </w:sdtContent>
      </w:sdt>
      <w:r>
        <w:rPr>
          <w:rFonts w:ascii="Times New Roman" w:hAnsi="Times New Roman" w:cs="Times New Roman"/>
        </w:rPr>
        <w:t xml:space="preserve">. </w:t>
      </w:r>
      <w:r w:rsidRPr="00821A8B">
        <w:rPr>
          <w:rFonts w:ascii="Times New Roman" w:hAnsi="Times New Roman" w:cs="Times New Roman"/>
        </w:rPr>
        <w:t>Recent research on digital health has indicated that the internet contributes to knowledge on sexual and reproductive health, especially for youth and in urban populations</w:t>
      </w:r>
      <w:sdt>
        <w:sdtPr>
          <w:rPr>
            <w:rFonts w:ascii="Times New Roman" w:hAnsi="Times New Roman" w:cs="Times New Roman"/>
            <w:color w:val="000000"/>
          </w:rPr>
          <w:tag w:val="MENDELEY_CITATION_v3_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"/>
          <w:id w:val="-1505276497"/>
          <w:placeholder>
            <w:docPart w:val="DefaultPlaceholder_-1854013440"/>
          </w:placeholder>
        </w:sdtPr>
        <w:sdtContent>
          <w:r w:rsidR="00785DD2" w:rsidRPr="00785DD2">
            <w:rPr>
              <w:rFonts w:ascii="Times New Roman" w:hAnsi="Times New Roman" w:cs="Times New Roman"/>
              <w:color w:val="000000"/>
            </w:rPr>
            <w:t>[56]</w:t>
          </w:r>
        </w:sdtContent>
      </w:sdt>
      <w:r w:rsidR="005C1C28">
        <w:rPr>
          <w:rFonts w:ascii="Times New Roman" w:hAnsi="Times New Roman" w:cs="Times New Roman"/>
        </w:rPr>
        <w:t xml:space="preserve"> </w:t>
      </w:r>
      <w:r w:rsidRPr="00821A8B">
        <w:rPr>
          <w:rFonts w:ascii="Times New Roman" w:hAnsi="Times New Roman" w:cs="Times New Roman"/>
        </w:rPr>
        <w:t>. However, more recent research has indicated that while digital media may contribute to knowledge, it does not necessarily lead to behavior change and that there are systemic barriers</w:t>
      </w:r>
      <w:r w:rsidR="005C1C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"/>
          <w:id w:val="321937988"/>
          <w:placeholder>
            <w:docPart w:val="DefaultPlaceholder_-1854013440"/>
          </w:placeholder>
        </w:sdtPr>
        <w:sdtContent>
          <w:r w:rsidR="00785DD2" w:rsidRPr="00785DD2">
            <w:rPr>
              <w:rFonts w:ascii="Times New Roman" w:hAnsi="Times New Roman" w:cs="Times New Roman"/>
              <w:color w:val="000000"/>
            </w:rPr>
            <w:t>[57, 58]</w:t>
          </w:r>
        </w:sdtContent>
      </w:sdt>
      <w:r w:rsidRPr="00821A8B">
        <w:rPr>
          <w:rFonts w:ascii="Times New Roman" w:hAnsi="Times New Roman" w:cs="Times New Roman"/>
        </w:rPr>
        <w:t>.</w:t>
      </w:r>
      <w:r>
        <w:rPr>
          <w:rFonts w:ascii="Times New Roman" w:hAnsi="Times New Roman" w:cs="Times New Roman"/>
        </w:rPr>
        <w:t xml:space="preserve"> </w:t>
      </w:r>
      <w:r w:rsidRPr="00821A8B">
        <w:rPr>
          <w:rFonts w:ascii="Times New Roman" w:hAnsi="Times New Roman" w:cs="Times New Roman"/>
        </w:rPr>
        <w:t>Our study contributes to the digital health literature by showing that internet use in Bangladesh is related to unmet need, suggesting that while knowledge may be gained, it does not necessarily lead to behavior change in the form of contraceptive use.</w:t>
      </w:r>
    </w:p>
    <w:p w14:paraId="75D63081" w14:textId="53598998" w:rsidR="007B0273" w:rsidRPr="00C85E20" w:rsidRDefault="00261899" w:rsidP="007B0273">
      <w:pPr>
        <w:spacing w:line="360" w:lineRule="auto"/>
        <w:jc w:val="both"/>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1.</w:t>
      </w:r>
      <w:r w:rsidR="00285841" w:rsidRPr="00C85E20">
        <w:rPr>
          <w:rFonts w:ascii="Times New Roman" w:hAnsi="Times New Roman" w:cs="Times New Roman"/>
          <w:b/>
          <w:bCs/>
        </w:rPr>
        <w:t xml:space="preserve"> Strengths</w:t>
      </w:r>
      <w:r w:rsidR="007B0273" w:rsidRPr="00C85E20">
        <w:rPr>
          <w:rFonts w:ascii="Times New Roman" w:hAnsi="Times New Roman" w:cs="Times New Roman"/>
          <w:b/>
          <w:bCs/>
        </w:rPr>
        <w:t xml:space="preserve"> and Limitations</w:t>
      </w:r>
    </w:p>
    <w:p w14:paraId="350FC464" w14:textId="77777777" w:rsidR="007B0273" w:rsidRPr="00C85E20" w:rsidRDefault="007B0273" w:rsidP="007B0273">
      <w:pPr>
        <w:spacing w:line="360" w:lineRule="auto"/>
        <w:jc w:val="both"/>
        <w:rPr>
          <w:rFonts w:ascii="Times New Roman" w:hAnsi="Times New Roman" w:cs="Times New Roman"/>
        </w:rPr>
      </w:pPr>
      <w:r>
        <w:rPr>
          <w:rFonts w:ascii="Times New Roman" w:hAnsi="Times New Roman" w:cs="Times New Roman"/>
        </w:rPr>
        <w:t>This study has several strengths such as using</w:t>
      </w:r>
      <w:r w:rsidRPr="00C85E20">
        <w:rPr>
          <w:rFonts w:ascii="Times New Roman" w:hAnsi="Times New Roman" w:cs="Times New Roman"/>
        </w:rPr>
        <w:t xml:space="preserve"> nationally representative BDHS 2022 data improves external rationality</w:t>
      </w:r>
      <w:r>
        <w:rPr>
          <w:rFonts w:ascii="Times New Roman" w:hAnsi="Times New Roman" w:cs="Times New Roman"/>
        </w:rPr>
        <w:t xml:space="preserve"> such as l</w:t>
      </w:r>
      <w:r w:rsidRPr="00C85E20">
        <w:rPr>
          <w:rFonts w:ascii="Times New Roman" w:hAnsi="Times New Roman" w:cs="Times New Roman"/>
        </w:rPr>
        <w:t>arge sample size consents strong stratified analyses.</w:t>
      </w:r>
      <w:r>
        <w:rPr>
          <w:rFonts w:ascii="Times New Roman" w:hAnsi="Times New Roman" w:cs="Times New Roman"/>
        </w:rPr>
        <w:t xml:space="preserve"> Likewise, a</w:t>
      </w:r>
      <w:r w:rsidRPr="00C85E20">
        <w:rPr>
          <w:rFonts w:ascii="Times New Roman" w:hAnsi="Times New Roman" w:cs="Times New Roman"/>
        </w:rPr>
        <w:t>djustment for a</w:t>
      </w:r>
      <w:r>
        <w:rPr>
          <w:rFonts w:ascii="Times New Roman" w:hAnsi="Times New Roman" w:cs="Times New Roman"/>
        </w:rPr>
        <w:t>n</w:t>
      </w:r>
      <w:r w:rsidRPr="00C85E20">
        <w:rPr>
          <w:rFonts w:ascii="Times New Roman" w:hAnsi="Times New Roman" w:cs="Times New Roman"/>
        </w:rPr>
        <w:t xml:space="preserve"> inclusive set of potential confounders fortifies internal rationality.</w:t>
      </w:r>
      <w:r>
        <w:rPr>
          <w:rFonts w:ascii="Times New Roman" w:hAnsi="Times New Roman" w:cs="Times New Roman"/>
        </w:rPr>
        <w:t xml:space="preserve"> Additionally, forward stepwise conceptual, and statistical methods of selecting final best model enhances robustness of methodology. Finally, several stratified analyses provide realistic insights for making evidence-based policy. ROC </w:t>
      </w:r>
      <w:r w:rsidRPr="00C85E20">
        <w:rPr>
          <w:rFonts w:ascii="Times New Roman" w:hAnsi="Times New Roman" w:cs="Times New Roman"/>
        </w:rPr>
        <w:t xml:space="preserve">offers objective </w:t>
      </w:r>
      <w:r>
        <w:rPr>
          <w:rFonts w:ascii="Times New Roman" w:hAnsi="Times New Roman" w:cs="Times New Roman"/>
        </w:rPr>
        <w:t>e</w:t>
      </w:r>
      <w:r w:rsidRPr="00C85E20">
        <w:rPr>
          <w:rFonts w:ascii="Times New Roman" w:hAnsi="Times New Roman" w:cs="Times New Roman"/>
        </w:rPr>
        <w:t>valuation of model insight.</w:t>
      </w:r>
    </w:p>
    <w:p w14:paraId="38EE102A" w14:textId="5514B406" w:rsidR="007B0273" w:rsidRPr="00C85E20" w:rsidRDefault="00261899" w:rsidP="007B0273">
      <w:pPr>
        <w:spacing w:line="360" w:lineRule="auto"/>
        <w:jc w:val="both"/>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2.</w:t>
      </w:r>
      <w:r w:rsidR="00285841" w:rsidRPr="00C85E20">
        <w:rPr>
          <w:rFonts w:ascii="Times New Roman" w:hAnsi="Times New Roman" w:cs="Times New Roman"/>
          <w:b/>
          <w:bCs/>
        </w:rPr>
        <w:t xml:space="preserve"> Limitations</w:t>
      </w:r>
    </w:p>
    <w:p w14:paraId="1FEEDAF3" w14:textId="068AD75F" w:rsidR="007B0273" w:rsidRPr="00C85E20" w:rsidRDefault="007B0273" w:rsidP="007B0273">
      <w:pPr>
        <w:spacing w:line="360" w:lineRule="auto"/>
        <w:jc w:val="both"/>
        <w:rPr>
          <w:rFonts w:ascii="Times New Roman" w:hAnsi="Times New Roman" w:cs="Times New Roman"/>
        </w:rPr>
      </w:pPr>
      <w:r w:rsidRPr="00C03252">
        <w:rPr>
          <w:rFonts w:ascii="Times New Roman" w:hAnsi="Times New Roman" w:cs="Times New Roman"/>
        </w:rPr>
        <w:t>This study with several limitations c</w:t>
      </w:r>
      <w:r w:rsidRPr="00C85E20">
        <w:rPr>
          <w:rFonts w:ascii="Times New Roman" w:hAnsi="Times New Roman" w:cs="Times New Roman"/>
        </w:rPr>
        <w:t xml:space="preserve">onsistent with STROBE </w:t>
      </w:r>
      <w:r w:rsidRPr="00C03252">
        <w:rPr>
          <w:rFonts w:ascii="Times New Roman" w:hAnsi="Times New Roman" w:cs="Times New Roman"/>
        </w:rPr>
        <w:t>commendations such as c</w:t>
      </w:r>
      <w:r w:rsidRPr="00C85E20">
        <w:rPr>
          <w:rFonts w:ascii="Times New Roman" w:hAnsi="Times New Roman" w:cs="Times New Roman"/>
        </w:rPr>
        <w:t xml:space="preserve">ross-sectional design limits causal inference and </w:t>
      </w:r>
      <w:r w:rsidRPr="00C03252">
        <w:rPr>
          <w:rFonts w:ascii="Times New Roman" w:hAnsi="Times New Roman" w:cs="Times New Roman"/>
        </w:rPr>
        <w:t>averts</w:t>
      </w:r>
      <w:r w:rsidRPr="00C85E20">
        <w:rPr>
          <w:rFonts w:ascii="Times New Roman" w:hAnsi="Times New Roman" w:cs="Times New Roman"/>
        </w:rPr>
        <w:t xml:space="preserve"> </w:t>
      </w:r>
      <w:r w:rsidRPr="00C03252">
        <w:rPr>
          <w:rFonts w:ascii="Times New Roman" w:hAnsi="Times New Roman" w:cs="Times New Roman"/>
        </w:rPr>
        <w:t>highlighting</w:t>
      </w:r>
      <w:r w:rsidRPr="00C85E20">
        <w:rPr>
          <w:rFonts w:ascii="Times New Roman" w:hAnsi="Times New Roman" w:cs="Times New Roman"/>
        </w:rPr>
        <w:t xml:space="preserve"> </w:t>
      </w:r>
      <w:r w:rsidRPr="00C03252">
        <w:rPr>
          <w:rFonts w:ascii="Times New Roman" w:hAnsi="Times New Roman" w:cs="Times New Roman"/>
        </w:rPr>
        <w:t>temporalty</w:t>
      </w:r>
      <w:r w:rsidRPr="00C85E20">
        <w:rPr>
          <w:rFonts w:ascii="Times New Roman" w:hAnsi="Times New Roman" w:cs="Times New Roman"/>
        </w:rPr>
        <w:t>.</w:t>
      </w:r>
      <w:r w:rsidRPr="00C03252">
        <w:rPr>
          <w:rFonts w:ascii="Times New Roman" w:hAnsi="Times New Roman" w:cs="Times New Roman"/>
        </w:rPr>
        <w:t xml:space="preserve"> </w:t>
      </w:r>
      <w:r w:rsidRPr="00C85E20">
        <w:rPr>
          <w:rFonts w:ascii="Times New Roman" w:hAnsi="Times New Roman" w:cs="Times New Roman"/>
        </w:rPr>
        <w:t xml:space="preserve">Self-reported internet use does not capture </w:t>
      </w:r>
      <w:r w:rsidRPr="00C03252">
        <w:rPr>
          <w:rFonts w:ascii="Times New Roman" w:hAnsi="Times New Roman" w:cs="Times New Roman"/>
        </w:rPr>
        <w:t>regularity</w:t>
      </w:r>
      <w:r w:rsidRPr="00C85E20">
        <w:rPr>
          <w:rFonts w:ascii="Times New Roman" w:hAnsi="Times New Roman" w:cs="Times New Roman"/>
        </w:rPr>
        <w:t xml:space="preserve">, </w:t>
      </w:r>
      <w:r w:rsidRPr="00C03252">
        <w:rPr>
          <w:rFonts w:ascii="Times New Roman" w:hAnsi="Times New Roman" w:cs="Times New Roman"/>
        </w:rPr>
        <w:t>determination</w:t>
      </w:r>
      <w:r w:rsidRPr="00C85E20">
        <w:rPr>
          <w:rFonts w:ascii="Times New Roman" w:hAnsi="Times New Roman" w:cs="Times New Roman"/>
        </w:rPr>
        <w:t xml:space="preserve">, </w:t>
      </w:r>
      <w:r w:rsidRPr="00C03252">
        <w:rPr>
          <w:rFonts w:ascii="Times New Roman" w:hAnsi="Times New Roman" w:cs="Times New Roman"/>
        </w:rPr>
        <w:t>stand</w:t>
      </w:r>
      <w:r w:rsidRPr="00C85E20">
        <w:rPr>
          <w:rFonts w:ascii="Times New Roman" w:hAnsi="Times New Roman" w:cs="Times New Roman"/>
        </w:rPr>
        <w:t xml:space="preserve"> type, or exposure to health-specific </w:t>
      </w:r>
      <w:r w:rsidRPr="00C03252">
        <w:rPr>
          <w:rFonts w:ascii="Times New Roman" w:hAnsi="Times New Roman" w:cs="Times New Roman"/>
        </w:rPr>
        <w:t>satisfied</w:t>
      </w:r>
      <w:r w:rsidRPr="00C85E20">
        <w:rPr>
          <w:rFonts w:ascii="Times New Roman" w:hAnsi="Times New Roman" w:cs="Times New Roman"/>
        </w:rPr>
        <w:t>.</w:t>
      </w:r>
      <w:r w:rsidRPr="00C03252">
        <w:rPr>
          <w:rFonts w:ascii="Times New Roman" w:hAnsi="Times New Roman" w:cs="Times New Roman"/>
        </w:rPr>
        <w:t xml:space="preserve"> </w:t>
      </w:r>
      <w:r w:rsidRPr="00C85E20">
        <w:rPr>
          <w:rFonts w:ascii="Times New Roman" w:hAnsi="Times New Roman" w:cs="Times New Roman"/>
        </w:rPr>
        <w:t xml:space="preserve">Unmet need classification </w:t>
      </w:r>
      <w:r w:rsidRPr="00C03252">
        <w:rPr>
          <w:rFonts w:ascii="Times New Roman" w:hAnsi="Times New Roman" w:cs="Times New Roman"/>
        </w:rPr>
        <w:t>depends on</w:t>
      </w:r>
      <w:r w:rsidRPr="00C85E20">
        <w:rPr>
          <w:rFonts w:ascii="Times New Roman" w:hAnsi="Times New Roman" w:cs="Times New Roman"/>
        </w:rPr>
        <w:t xml:space="preserve"> DHS algorithm-based </w:t>
      </w:r>
      <w:r w:rsidRPr="00C03252">
        <w:rPr>
          <w:rFonts w:ascii="Times New Roman" w:hAnsi="Times New Roman" w:cs="Times New Roman"/>
        </w:rPr>
        <w:t>procedures</w:t>
      </w:r>
      <w:r w:rsidRPr="00C85E20">
        <w:rPr>
          <w:rFonts w:ascii="Times New Roman" w:hAnsi="Times New Roman" w:cs="Times New Roman"/>
        </w:rPr>
        <w:t xml:space="preserve"> and may be </w:t>
      </w:r>
      <w:r w:rsidRPr="00C03252">
        <w:rPr>
          <w:rFonts w:ascii="Times New Roman" w:hAnsi="Times New Roman" w:cs="Times New Roman"/>
        </w:rPr>
        <w:t>issue</w:t>
      </w:r>
      <w:r w:rsidRPr="00C85E20">
        <w:rPr>
          <w:rFonts w:ascii="Times New Roman" w:hAnsi="Times New Roman" w:cs="Times New Roman"/>
        </w:rPr>
        <w:t xml:space="preserve"> to </w:t>
      </w:r>
      <w:r w:rsidRPr="00C85E20">
        <w:rPr>
          <w:rFonts w:ascii="Times New Roman" w:hAnsi="Times New Roman" w:cs="Times New Roman"/>
        </w:rPr>
        <w:lastRenderedPageBreak/>
        <w:t>reporting bias</w:t>
      </w:r>
      <w:r w:rsidRPr="00BF2990">
        <w:rPr>
          <w:rFonts w:ascii="Times New Roman" w:hAnsi="Times New Roman" w:cs="Times New Roman"/>
        </w:rPr>
        <w:t xml:space="preserve">. </w:t>
      </w:r>
      <w:r w:rsidR="00D77BED" w:rsidRPr="00BF2990">
        <w:rPr>
          <w:rFonts w:ascii="Times New Roman" w:hAnsi="Times New Roman" w:cs="Times New Roman"/>
        </w:rPr>
        <w:t xml:space="preserve"> The findings are not fully generalized for all reproductive-aged women because it was restricted to currently pregnant women only.</w:t>
      </w:r>
      <w:r w:rsidR="00D77BED">
        <w:rPr>
          <w:rFonts w:ascii="Times New Roman" w:hAnsi="Times New Roman" w:cs="Times New Roman"/>
        </w:rPr>
        <w:t xml:space="preserve"> </w:t>
      </w:r>
      <w:r w:rsidRPr="00C03252">
        <w:rPr>
          <w:rFonts w:ascii="Times New Roman" w:hAnsi="Times New Roman" w:cs="Times New Roman"/>
        </w:rPr>
        <w:t>Additionally, unavailability of potential confounders out of DHs survey data.</w:t>
      </w:r>
      <w:r>
        <w:rPr>
          <w:rFonts w:ascii="Times New Roman" w:hAnsi="Times New Roman" w:cs="Times New Roman"/>
        </w:rPr>
        <w:t xml:space="preserve"> </w:t>
      </w:r>
      <w:r w:rsidRPr="00C85E20">
        <w:rPr>
          <w:rFonts w:ascii="Times New Roman" w:hAnsi="Times New Roman" w:cs="Times New Roman"/>
        </w:rPr>
        <w:t>Future longitudinal studies are needed to establish temporality between internet use and unmet need.</w:t>
      </w:r>
      <w:r>
        <w:rPr>
          <w:rFonts w:ascii="Times New Roman" w:hAnsi="Times New Roman" w:cs="Times New Roman"/>
        </w:rPr>
        <w:t xml:space="preserve"> Additionally, </w:t>
      </w:r>
      <w:r w:rsidR="00285841">
        <w:rPr>
          <w:rFonts w:ascii="Times New Roman" w:hAnsi="Times New Roman" w:cs="Times New Roman"/>
        </w:rPr>
        <w:t>m</w:t>
      </w:r>
      <w:r>
        <w:rPr>
          <w:rFonts w:ascii="Times New Roman" w:hAnsi="Times New Roman" w:cs="Times New Roman"/>
        </w:rPr>
        <w:t>i</w:t>
      </w:r>
      <w:r w:rsidRPr="00C85E20">
        <w:rPr>
          <w:rFonts w:ascii="Times New Roman" w:hAnsi="Times New Roman" w:cs="Times New Roman"/>
        </w:rPr>
        <w:t>xed-methods could clarify how women interpret online reproductive health information and why informational gains may not explain into contraceptive uptake.</w:t>
      </w:r>
    </w:p>
    <w:p w14:paraId="29525EE4" w14:textId="3415DA45" w:rsidR="007B0273" w:rsidRPr="00C85E20" w:rsidRDefault="00261899" w:rsidP="007B0273">
      <w:pPr>
        <w:spacing w:line="360" w:lineRule="auto"/>
        <w:jc w:val="both"/>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3.</w:t>
      </w:r>
      <w:r w:rsidR="00285841" w:rsidRPr="00C85E20">
        <w:rPr>
          <w:rFonts w:ascii="Times New Roman" w:hAnsi="Times New Roman" w:cs="Times New Roman"/>
          <w:b/>
          <w:bCs/>
        </w:rPr>
        <w:t xml:space="preserve"> Policy</w:t>
      </w:r>
      <w:r w:rsidR="007B0273" w:rsidRPr="00C85E20">
        <w:rPr>
          <w:rFonts w:ascii="Times New Roman" w:hAnsi="Times New Roman" w:cs="Times New Roman"/>
          <w:b/>
          <w:bCs/>
        </w:rPr>
        <w:t xml:space="preserve"> and Programmatic Implications</w:t>
      </w:r>
    </w:p>
    <w:p w14:paraId="580F16A9" w14:textId="77777777" w:rsidR="007B0273" w:rsidRPr="00C85E20" w:rsidRDefault="007B0273" w:rsidP="007B0273">
      <w:pPr>
        <w:spacing w:line="360" w:lineRule="auto"/>
        <w:jc w:val="both"/>
        <w:rPr>
          <w:rFonts w:ascii="Times New Roman" w:hAnsi="Times New Roman" w:cs="Times New Roman"/>
        </w:rPr>
      </w:pPr>
      <w:r w:rsidRPr="00C85E20">
        <w:rPr>
          <w:rFonts w:ascii="Times New Roman" w:hAnsi="Times New Roman" w:cs="Times New Roman"/>
        </w:rPr>
        <w:t>The findings propose that increasing digital access alone is inadequate to diminish unmet need. Policy approaches should focus on</w:t>
      </w:r>
      <w:r>
        <w:rPr>
          <w:rFonts w:ascii="Times New Roman" w:hAnsi="Times New Roman" w:cs="Times New Roman"/>
        </w:rPr>
        <w:t xml:space="preserve"> i</w:t>
      </w:r>
      <w:r w:rsidRPr="00867ABA">
        <w:rPr>
          <w:rFonts w:ascii="Times New Roman" w:hAnsi="Times New Roman" w:cs="Times New Roman"/>
        </w:rPr>
        <w:t>ntegrating authenticated family planning information on digital platforms.</w:t>
      </w:r>
      <w:r>
        <w:rPr>
          <w:rFonts w:ascii="Times New Roman" w:hAnsi="Times New Roman" w:cs="Times New Roman"/>
        </w:rPr>
        <w:t xml:space="preserve"> </w:t>
      </w:r>
      <w:r w:rsidRPr="00867ABA">
        <w:rPr>
          <w:rFonts w:ascii="Times New Roman" w:hAnsi="Times New Roman" w:cs="Times New Roman"/>
        </w:rPr>
        <w:t>Strengthening the connection between online information and offline services.</w:t>
      </w:r>
      <w:r>
        <w:rPr>
          <w:rFonts w:ascii="Times New Roman" w:hAnsi="Times New Roman" w:cs="Times New Roman"/>
        </w:rPr>
        <w:t xml:space="preserve"> </w:t>
      </w:r>
      <w:r w:rsidRPr="00867ABA">
        <w:rPr>
          <w:rFonts w:ascii="Times New Roman" w:hAnsi="Times New Roman" w:cs="Times New Roman"/>
        </w:rPr>
        <w:t>Increasing telehealth and digital referral services.</w:t>
      </w:r>
      <w:r>
        <w:rPr>
          <w:rFonts w:ascii="Times New Roman" w:hAnsi="Times New Roman" w:cs="Times New Roman"/>
        </w:rPr>
        <w:t xml:space="preserve"> </w:t>
      </w:r>
      <w:r w:rsidRPr="00867ABA">
        <w:rPr>
          <w:rFonts w:ascii="Times New Roman" w:hAnsi="Times New Roman" w:cs="Times New Roman"/>
        </w:rPr>
        <w:t>Supporting regional differences in service quality and availability.</w:t>
      </w:r>
      <w:r>
        <w:rPr>
          <w:rFonts w:ascii="Times New Roman" w:hAnsi="Times New Roman" w:cs="Times New Roman"/>
        </w:rPr>
        <w:t xml:space="preserve"> </w:t>
      </w:r>
      <w:r w:rsidRPr="00867ABA">
        <w:rPr>
          <w:rFonts w:ascii="Times New Roman" w:hAnsi="Times New Roman" w:cs="Times New Roman"/>
        </w:rPr>
        <w:t>Fostering digital literacy to address misinformation.</w:t>
      </w:r>
      <w:r>
        <w:rPr>
          <w:rFonts w:ascii="Times New Roman" w:hAnsi="Times New Roman" w:cs="Times New Roman"/>
        </w:rPr>
        <w:t xml:space="preserve"> </w:t>
      </w:r>
      <w:r w:rsidRPr="00867ABA">
        <w:rPr>
          <w:rFonts w:ascii="Times New Roman" w:hAnsi="Times New Roman" w:cs="Times New Roman"/>
        </w:rPr>
        <w:t>Integrating male engagement strategies to address partner-level barriers</w:t>
      </w:r>
      <w:r>
        <w:rPr>
          <w:rFonts w:ascii="Times New Roman" w:hAnsi="Times New Roman" w:cs="Times New Roman"/>
        </w:rPr>
        <w:t xml:space="preserve">. </w:t>
      </w:r>
      <w:r w:rsidRPr="00867ABA">
        <w:rPr>
          <w:rFonts w:ascii="Times New Roman" w:hAnsi="Times New Roman" w:cs="Times New Roman"/>
        </w:rPr>
        <w:t>Regional interventions could be particularly important in divisions with larger digital unmet need associations.</w:t>
      </w:r>
    </w:p>
    <w:p w14:paraId="55E53652" w14:textId="77777777" w:rsidR="007B0273" w:rsidRPr="00C85E20" w:rsidRDefault="007B0273" w:rsidP="007B0273">
      <w:pPr>
        <w:spacing w:line="360" w:lineRule="auto"/>
        <w:jc w:val="both"/>
        <w:rPr>
          <w:rFonts w:ascii="Times New Roman" w:hAnsi="Times New Roman" w:cs="Times New Roman"/>
        </w:rPr>
      </w:pPr>
      <w:r w:rsidRPr="00C85E20">
        <w:rPr>
          <w:rFonts w:ascii="Times New Roman" w:hAnsi="Times New Roman" w:cs="Times New Roman"/>
        </w:rPr>
        <w:t>Exploring interaction effects between internet use and empowerment, partner attitudes, and service quality would also deepen understanding.</w:t>
      </w:r>
    </w:p>
    <w:p w14:paraId="5561DB54" w14:textId="05F614E2" w:rsidR="007B0273" w:rsidRDefault="00261899" w:rsidP="007B0273">
      <w:pPr>
        <w:spacing w:line="360" w:lineRule="auto"/>
        <w:jc w:val="both"/>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4.</w:t>
      </w:r>
      <w:r w:rsidR="00285841" w:rsidRPr="00C85E20">
        <w:rPr>
          <w:rFonts w:ascii="Times New Roman" w:hAnsi="Times New Roman" w:cs="Times New Roman"/>
          <w:b/>
          <w:bCs/>
        </w:rPr>
        <w:t xml:space="preserve"> Conclusions</w:t>
      </w:r>
    </w:p>
    <w:p w14:paraId="262802CE" w14:textId="4678D8D3" w:rsidR="007B0273" w:rsidRPr="00C85E20" w:rsidRDefault="007B0273" w:rsidP="007B0273">
      <w:pPr>
        <w:spacing w:line="360" w:lineRule="auto"/>
        <w:jc w:val="both"/>
        <w:rPr>
          <w:rFonts w:ascii="Times New Roman" w:hAnsi="Times New Roman" w:cs="Times New Roman"/>
          <w:b/>
          <w:bCs/>
        </w:rPr>
      </w:pPr>
      <w:r w:rsidRPr="00C85E20">
        <w:rPr>
          <w:rFonts w:ascii="Times New Roman" w:hAnsi="Times New Roman" w:cs="Times New Roman"/>
        </w:rPr>
        <w:t xml:space="preserve">In this nationally representative investigation, internet use was </w:t>
      </w:r>
      <w:r>
        <w:rPr>
          <w:rFonts w:ascii="Times New Roman" w:hAnsi="Times New Roman" w:cs="Times New Roman"/>
        </w:rPr>
        <w:t>significantly</w:t>
      </w:r>
      <w:r w:rsidRPr="00C85E20">
        <w:rPr>
          <w:rFonts w:ascii="Times New Roman" w:hAnsi="Times New Roman" w:cs="Times New Roman"/>
        </w:rPr>
        <w:t xml:space="preserve"> associated with higher unmet need for family planning among ever-married women in Bangladesh, with considerable regional and socio-demographic heterogeneity. These findings propose that digital engagement alone does not assurance enhanced reproductive health outcomes. Bridging the gap between online information and accessible, high-quality contraceptive services is essential to translate digital expansion into meaningful reductions in unmet need and enhanced reproductive autonomy.</w:t>
      </w:r>
      <w:r w:rsidR="00BE56A0">
        <w:rPr>
          <w:rFonts w:ascii="Times New Roman" w:hAnsi="Times New Roman" w:cs="Times New Roman"/>
        </w:rPr>
        <w:t xml:space="preserve"> </w:t>
      </w:r>
      <w:r w:rsidR="00BE56A0" w:rsidRPr="00BE56A0">
        <w:rPr>
          <w:rFonts w:ascii="Times New Roman" w:hAnsi="Times New Roman" w:cs="Times New Roman"/>
        </w:rPr>
        <w:t>Policymakers should prioritize targeted family planning programs in high-need eastern divisions, particularly Chittagong, to address regional disparities.</w:t>
      </w:r>
    </w:p>
    <w:p w14:paraId="2E69216D" w14:textId="47B8B79B" w:rsidR="007B0273" w:rsidRPr="00EA3E52" w:rsidRDefault="00261899" w:rsidP="007B0273">
      <w:pPr>
        <w:spacing w:line="360" w:lineRule="auto"/>
        <w:jc w:val="both"/>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5.</w:t>
      </w:r>
      <w:r w:rsidR="00285841" w:rsidRPr="00EA3E52">
        <w:rPr>
          <w:rFonts w:ascii="Times New Roman" w:hAnsi="Times New Roman" w:cs="Times New Roman"/>
          <w:b/>
          <w:bCs/>
        </w:rPr>
        <w:t xml:space="preserve"> List</w:t>
      </w:r>
      <w:r w:rsidR="00EA3E52" w:rsidRPr="00EA3E52">
        <w:rPr>
          <w:rFonts w:ascii="Times New Roman" w:hAnsi="Times New Roman" w:cs="Times New Roman"/>
          <w:b/>
          <w:bCs/>
        </w:rPr>
        <w:t xml:space="preserve">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6905"/>
      </w:tblGrid>
      <w:tr w:rsidR="00EA3E52" w:rsidRPr="00EA3E52" w14:paraId="6610CF17" w14:textId="77777777" w:rsidTr="00EA3E52">
        <w:trPr>
          <w:tblHeader/>
          <w:tblCellSpacing w:w="15" w:type="dxa"/>
        </w:trPr>
        <w:tc>
          <w:tcPr>
            <w:tcW w:w="0" w:type="auto"/>
            <w:tcBorders>
              <w:top w:val="single" w:sz="4" w:space="0" w:color="auto"/>
              <w:left w:val="single" w:sz="4" w:space="0" w:color="auto"/>
              <w:bottom w:val="single" w:sz="4" w:space="0" w:color="auto"/>
            </w:tcBorders>
            <w:vAlign w:val="center"/>
            <w:hideMark/>
          </w:tcPr>
          <w:p w14:paraId="7529F017" w14:textId="77777777" w:rsidR="00EA3E52" w:rsidRPr="00EA3E52" w:rsidRDefault="00EA3E52" w:rsidP="00EA3E52">
            <w:pPr>
              <w:spacing w:line="360" w:lineRule="auto"/>
              <w:jc w:val="both"/>
              <w:rPr>
                <w:rFonts w:ascii="Times New Roman" w:hAnsi="Times New Roman" w:cs="Times New Roman"/>
                <w:b/>
                <w:bCs/>
              </w:rPr>
            </w:pPr>
            <w:r w:rsidRPr="00EA3E52">
              <w:rPr>
                <w:rFonts w:ascii="Times New Roman" w:hAnsi="Times New Roman" w:cs="Times New Roman"/>
                <w:b/>
                <w:bCs/>
              </w:rPr>
              <w:lastRenderedPageBreak/>
              <w:t>Abbreviation</w:t>
            </w:r>
          </w:p>
        </w:tc>
        <w:tc>
          <w:tcPr>
            <w:tcW w:w="0" w:type="auto"/>
            <w:tcBorders>
              <w:top w:val="single" w:sz="4" w:space="0" w:color="auto"/>
              <w:bottom w:val="single" w:sz="4" w:space="0" w:color="auto"/>
              <w:right w:val="single" w:sz="4" w:space="0" w:color="auto"/>
            </w:tcBorders>
            <w:vAlign w:val="center"/>
            <w:hideMark/>
          </w:tcPr>
          <w:p w14:paraId="64ECA8B3" w14:textId="77777777" w:rsidR="00EA3E52" w:rsidRPr="00EA3E52" w:rsidRDefault="00EA3E52" w:rsidP="00EA3E52">
            <w:pPr>
              <w:spacing w:line="360" w:lineRule="auto"/>
              <w:jc w:val="both"/>
              <w:rPr>
                <w:rFonts w:ascii="Times New Roman" w:hAnsi="Times New Roman" w:cs="Times New Roman"/>
                <w:b/>
                <w:bCs/>
              </w:rPr>
            </w:pPr>
            <w:r w:rsidRPr="00EA3E52">
              <w:rPr>
                <w:rFonts w:ascii="Times New Roman" w:hAnsi="Times New Roman" w:cs="Times New Roman"/>
                <w:b/>
                <w:bCs/>
              </w:rPr>
              <w:t>Full Form</w:t>
            </w:r>
          </w:p>
        </w:tc>
      </w:tr>
      <w:tr w:rsidR="00EA3E52" w:rsidRPr="00EA3E52" w14:paraId="5F1DDAE7" w14:textId="77777777" w:rsidTr="00EA3E52">
        <w:trPr>
          <w:tblCellSpacing w:w="15" w:type="dxa"/>
        </w:trPr>
        <w:tc>
          <w:tcPr>
            <w:tcW w:w="0" w:type="auto"/>
            <w:tcBorders>
              <w:left w:val="single" w:sz="4" w:space="0" w:color="auto"/>
            </w:tcBorders>
            <w:vAlign w:val="center"/>
            <w:hideMark/>
          </w:tcPr>
          <w:p w14:paraId="2DE58D0F"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AOR</w:t>
            </w:r>
          </w:p>
        </w:tc>
        <w:tc>
          <w:tcPr>
            <w:tcW w:w="0" w:type="auto"/>
            <w:tcBorders>
              <w:right w:val="single" w:sz="4" w:space="0" w:color="auto"/>
            </w:tcBorders>
            <w:vAlign w:val="center"/>
            <w:hideMark/>
          </w:tcPr>
          <w:p w14:paraId="5A613AE9"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Adjusted Odds Ratio</w:t>
            </w:r>
          </w:p>
        </w:tc>
      </w:tr>
      <w:tr w:rsidR="00EA3E52" w:rsidRPr="00EA3E52" w14:paraId="5C1DC7FC" w14:textId="77777777" w:rsidTr="00EA3E52">
        <w:trPr>
          <w:tblCellSpacing w:w="15" w:type="dxa"/>
        </w:trPr>
        <w:tc>
          <w:tcPr>
            <w:tcW w:w="0" w:type="auto"/>
            <w:tcBorders>
              <w:left w:val="single" w:sz="4" w:space="0" w:color="auto"/>
            </w:tcBorders>
            <w:vAlign w:val="center"/>
            <w:hideMark/>
          </w:tcPr>
          <w:p w14:paraId="1763BD17"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cOR</w:t>
            </w:r>
          </w:p>
        </w:tc>
        <w:tc>
          <w:tcPr>
            <w:tcW w:w="0" w:type="auto"/>
            <w:tcBorders>
              <w:right w:val="single" w:sz="4" w:space="0" w:color="auto"/>
            </w:tcBorders>
            <w:vAlign w:val="center"/>
            <w:hideMark/>
          </w:tcPr>
          <w:p w14:paraId="6859E7C8"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Crude Odds Ratio</w:t>
            </w:r>
          </w:p>
        </w:tc>
      </w:tr>
      <w:tr w:rsidR="00EA3E52" w:rsidRPr="00EA3E52" w14:paraId="5036038B" w14:textId="77777777" w:rsidTr="00EA3E52">
        <w:trPr>
          <w:tblCellSpacing w:w="15" w:type="dxa"/>
        </w:trPr>
        <w:tc>
          <w:tcPr>
            <w:tcW w:w="0" w:type="auto"/>
            <w:tcBorders>
              <w:left w:val="single" w:sz="4" w:space="0" w:color="auto"/>
            </w:tcBorders>
            <w:vAlign w:val="center"/>
            <w:hideMark/>
          </w:tcPr>
          <w:p w14:paraId="7D8DF0B3"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OR</w:t>
            </w:r>
          </w:p>
        </w:tc>
        <w:tc>
          <w:tcPr>
            <w:tcW w:w="0" w:type="auto"/>
            <w:tcBorders>
              <w:right w:val="single" w:sz="4" w:space="0" w:color="auto"/>
            </w:tcBorders>
            <w:vAlign w:val="center"/>
            <w:hideMark/>
          </w:tcPr>
          <w:p w14:paraId="49580148"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Odds Ratio</w:t>
            </w:r>
          </w:p>
        </w:tc>
      </w:tr>
      <w:tr w:rsidR="00EA3E52" w:rsidRPr="00EA3E52" w14:paraId="4E521F79" w14:textId="77777777" w:rsidTr="00EA3E52">
        <w:trPr>
          <w:tblCellSpacing w:w="15" w:type="dxa"/>
        </w:trPr>
        <w:tc>
          <w:tcPr>
            <w:tcW w:w="0" w:type="auto"/>
            <w:tcBorders>
              <w:left w:val="single" w:sz="4" w:space="0" w:color="auto"/>
            </w:tcBorders>
            <w:vAlign w:val="center"/>
            <w:hideMark/>
          </w:tcPr>
          <w:p w14:paraId="4332C3E9"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CI</w:t>
            </w:r>
          </w:p>
        </w:tc>
        <w:tc>
          <w:tcPr>
            <w:tcW w:w="0" w:type="auto"/>
            <w:tcBorders>
              <w:right w:val="single" w:sz="4" w:space="0" w:color="auto"/>
            </w:tcBorders>
            <w:vAlign w:val="center"/>
            <w:hideMark/>
          </w:tcPr>
          <w:p w14:paraId="0D92A860"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Confidence Interval</w:t>
            </w:r>
          </w:p>
        </w:tc>
      </w:tr>
      <w:tr w:rsidR="00EA3E52" w:rsidRPr="00EA3E52" w14:paraId="7324D666" w14:textId="77777777" w:rsidTr="00EA3E52">
        <w:trPr>
          <w:tblCellSpacing w:w="15" w:type="dxa"/>
        </w:trPr>
        <w:tc>
          <w:tcPr>
            <w:tcW w:w="0" w:type="auto"/>
            <w:tcBorders>
              <w:left w:val="single" w:sz="4" w:space="0" w:color="auto"/>
            </w:tcBorders>
            <w:vAlign w:val="center"/>
            <w:hideMark/>
          </w:tcPr>
          <w:p w14:paraId="3F8E526D"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ROC</w:t>
            </w:r>
          </w:p>
        </w:tc>
        <w:tc>
          <w:tcPr>
            <w:tcW w:w="0" w:type="auto"/>
            <w:tcBorders>
              <w:right w:val="single" w:sz="4" w:space="0" w:color="auto"/>
            </w:tcBorders>
            <w:vAlign w:val="center"/>
            <w:hideMark/>
          </w:tcPr>
          <w:p w14:paraId="51FD07E6"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Receiver Operating Characteristic</w:t>
            </w:r>
          </w:p>
        </w:tc>
      </w:tr>
      <w:tr w:rsidR="00EA3E52" w:rsidRPr="00EA3E52" w14:paraId="3D802118" w14:textId="77777777" w:rsidTr="00EA3E52">
        <w:trPr>
          <w:tblCellSpacing w:w="15" w:type="dxa"/>
        </w:trPr>
        <w:tc>
          <w:tcPr>
            <w:tcW w:w="0" w:type="auto"/>
            <w:tcBorders>
              <w:left w:val="single" w:sz="4" w:space="0" w:color="auto"/>
            </w:tcBorders>
            <w:vAlign w:val="center"/>
            <w:hideMark/>
          </w:tcPr>
          <w:p w14:paraId="6741EAB5"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AUC</w:t>
            </w:r>
          </w:p>
        </w:tc>
        <w:tc>
          <w:tcPr>
            <w:tcW w:w="0" w:type="auto"/>
            <w:tcBorders>
              <w:right w:val="single" w:sz="4" w:space="0" w:color="auto"/>
            </w:tcBorders>
            <w:vAlign w:val="center"/>
            <w:hideMark/>
          </w:tcPr>
          <w:p w14:paraId="66D61212"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Area Under the Curve</w:t>
            </w:r>
          </w:p>
        </w:tc>
      </w:tr>
      <w:tr w:rsidR="00EA3E52" w:rsidRPr="00EA3E52" w14:paraId="70BD407D" w14:textId="77777777" w:rsidTr="00EA3E52">
        <w:trPr>
          <w:tblCellSpacing w:w="15" w:type="dxa"/>
        </w:trPr>
        <w:tc>
          <w:tcPr>
            <w:tcW w:w="0" w:type="auto"/>
            <w:tcBorders>
              <w:left w:val="single" w:sz="4" w:space="0" w:color="auto"/>
            </w:tcBorders>
            <w:vAlign w:val="center"/>
            <w:hideMark/>
          </w:tcPr>
          <w:p w14:paraId="7782666A"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BDHS</w:t>
            </w:r>
          </w:p>
        </w:tc>
        <w:tc>
          <w:tcPr>
            <w:tcW w:w="0" w:type="auto"/>
            <w:tcBorders>
              <w:right w:val="single" w:sz="4" w:space="0" w:color="auto"/>
            </w:tcBorders>
            <w:vAlign w:val="center"/>
            <w:hideMark/>
          </w:tcPr>
          <w:p w14:paraId="609FE266"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Bangladesh Demographic and Health Survey</w:t>
            </w:r>
          </w:p>
        </w:tc>
      </w:tr>
      <w:tr w:rsidR="00EA3E52" w:rsidRPr="00EA3E52" w14:paraId="6C861D8B" w14:textId="77777777" w:rsidTr="00EA3E52">
        <w:trPr>
          <w:tblCellSpacing w:w="15" w:type="dxa"/>
        </w:trPr>
        <w:tc>
          <w:tcPr>
            <w:tcW w:w="0" w:type="auto"/>
            <w:tcBorders>
              <w:left w:val="single" w:sz="4" w:space="0" w:color="auto"/>
            </w:tcBorders>
            <w:vAlign w:val="center"/>
            <w:hideMark/>
          </w:tcPr>
          <w:p w14:paraId="275FE8A8"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DHS</w:t>
            </w:r>
          </w:p>
        </w:tc>
        <w:tc>
          <w:tcPr>
            <w:tcW w:w="0" w:type="auto"/>
            <w:tcBorders>
              <w:right w:val="single" w:sz="4" w:space="0" w:color="auto"/>
            </w:tcBorders>
            <w:vAlign w:val="center"/>
            <w:hideMark/>
          </w:tcPr>
          <w:p w14:paraId="256D4894"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Demographic and Health Survey</w:t>
            </w:r>
          </w:p>
        </w:tc>
      </w:tr>
      <w:tr w:rsidR="00EA3E52" w:rsidRPr="00EA3E52" w14:paraId="2FE9A0B5" w14:textId="77777777" w:rsidTr="00EA3E52">
        <w:trPr>
          <w:tblCellSpacing w:w="15" w:type="dxa"/>
        </w:trPr>
        <w:tc>
          <w:tcPr>
            <w:tcW w:w="0" w:type="auto"/>
            <w:tcBorders>
              <w:left w:val="single" w:sz="4" w:space="0" w:color="auto"/>
            </w:tcBorders>
            <w:vAlign w:val="center"/>
            <w:hideMark/>
          </w:tcPr>
          <w:p w14:paraId="70285E25"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FP</w:t>
            </w:r>
          </w:p>
        </w:tc>
        <w:tc>
          <w:tcPr>
            <w:tcW w:w="0" w:type="auto"/>
            <w:tcBorders>
              <w:right w:val="single" w:sz="4" w:space="0" w:color="auto"/>
            </w:tcBorders>
            <w:vAlign w:val="center"/>
            <w:hideMark/>
          </w:tcPr>
          <w:p w14:paraId="57B0ACFF"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Family Planning</w:t>
            </w:r>
          </w:p>
        </w:tc>
      </w:tr>
      <w:tr w:rsidR="00EA3E52" w:rsidRPr="00EA3E52" w14:paraId="3686E0BB" w14:textId="77777777" w:rsidTr="00EA3E52">
        <w:trPr>
          <w:tblCellSpacing w:w="15" w:type="dxa"/>
        </w:trPr>
        <w:tc>
          <w:tcPr>
            <w:tcW w:w="0" w:type="auto"/>
            <w:tcBorders>
              <w:left w:val="single" w:sz="4" w:space="0" w:color="auto"/>
            </w:tcBorders>
            <w:vAlign w:val="center"/>
            <w:hideMark/>
          </w:tcPr>
          <w:p w14:paraId="30C71313"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UN</w:t>
            </w:r>
          </w:p>
        </w:tc>
        <w:tc>
          <w:tcPr>
            <w:tcW w:w="0" w:type="auto"/>
            <w:tcBorders>
              <w:right w:val="single" w:sz="4" w:space="0" w:color="auto"/>
            </w:tcBorders>
            <w:vAlign w:val="center"/>
            <w:hideMark/>
          </w:tcPr>
          <w:p w14:paraId="60339924"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Unmet Need</w:t>
            </w:r>
          </w:p>
        </w:tc>
      </w:tr>
      <w:tr w:rsidR="00EA3E52" w:rsidRPr="00EA3E52" w14:paraId="1F0989DE" w14:textId="77777777" w:rsidTr="00EA3E52">
        <w:trPr>
          <w:tblCellSpacing w:w="15" w:type="dxa"/>
        </w:trPr>
        <w:tc>
          <w:tcPr>
            <w:tcW w:w="0" w:type="auto"/>
            <w:tcBorders>
              <w:left w:val="single" w:sz="4" w:space="0" w:color="auto"/>
            </w:tcBorders>
            <w:vAlign w:val="center"/>
            <w:hideMark/>
          </w:tcPr>
          <w:p w14:paraId="6F6839ED"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LMICs</w:t>
            </w:r>
          </w:p>
        </w:tc>
        <w:tc>
          <w:tcPr>
            <w:tcW w:w="0" w:type="auto"/>
            <w:tcBorders>
              <w:right w:val="single" w:sz="4" w:space="0" w:color="auto"/>
            </w:tcBorders>
            <w:vAlign w:val="center"/>
            <w:hideMark/>
          </w:tcPr>
          <w:p w14:paraId="0C832AB1"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Low- and Middle-Income Countries</w:t>
            </w:r>
          </w:p>
        </w:tc>
      </w:tr>
      <w:tr w:rsidR="00EA3E52" w:rsidRPr="00EA3E52" w14:paraId="1F20049C" w14:textId="77777777" w:rsidTr="00EA3E52">
        <w:trPr>
          <w:tblCellSpacing w:w="15" w:type="dxa"/>
        </w:trPr>
        <w:tc>
          <w:tcPr>
            <w:tcW w:w="0" w:type="auto"/>
            <w:tcBorders>
              <w:left w:val="single" w:sz="4" w:space="0" w:color="auto"/>
            </w:tcBorders>
            <w:vAlign w:val="center"/>
            <w:hideMark/>
          </w:tcPr>
          <w:p w14:paraId="4BFABAA7"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WHO</w:t>
            </w:r>
          </w:p>
        </w:tc>
        <w:tc>
          <w:tcPr>
            <w:tcW w:w="0" w:type="auto"/>
            <w:tcBorders>
              <w:right w:val="single" w:sz="4" w:space="0" w:color="auto"/>
            </w:tcBorders>
            <w:vAlign w:val="center"/>
            <w:hideMark/>
          </w:tcPr>
          <w:p w14:paraId="6CD76A90"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World Health Organization</w:t>
            </w:r>
          </w:p>
        </w:tc>
      </w:tr>
      <w:tr w:rsidR="00EA3E52" w:rsidRPr="00EA3E52" w14:paraId="2DF1EBB8" w14:textId="77777777" w:rsidTr="00EA3E52">
        <w:trPr>
          <w:tblCellSpacing w:w="15" w:type="dxa"/>
        </w:trPr>
        <w:tc>
          <w:tcPr>
            <w:tcW w:w="0" w:type="auto"/>
            <w:tcBorders>
              <w:left w:val="single" w:sz="4" w:space="0" w:color="auto"/>
            </w:tcBorders>
            <w:vAlign w:val="center"/>
            <w:hideMark/>
          </w:tcPr>
          <w:p w14:paraId="2A5D9689"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SDGs</w:t>
            </w:r>
          </w:p>
        </w:tc>
        <w:tc>
          <w:tcPr>
            <w:tcW w:w="0" w:type="auto"/>
            <w:tcBorders>
              <w:right w:val="single" w:sz="4" w:space="0" w:color="auto"/>
            </w:tcBorders>
            <w:vAlign w:val="center"/>
            <w:hideMark/>
          </w:tcPr>
          <w:p w14:paraId="6364D2A5"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Sustainable Development Goals</w:t>
            </w:r>
          </w:p>
        </w:tc>
      </w:tr>
      <w:tr w:rsidR="00EA3E52" w:rsidRPr="00EA3E52" w14:paraId="42751639" w14:textId="77777777" w:rsidTr="00EA3E52">
        <w:trPr>
          <w:tblCellSpacing w:w="15" w:type="dxa"/>
        </w:trPr>
        <w:tc>
          <w:tcPr>
            <w:tcW w:w="0" w:type="auto"/>
            <w:tcBorders>
              <w:left w:val="single" w:sz="4" w:space="0" w:color="auto"/>
            </w:tcBorders>
            <w:vAlign w:val="center"/>
            <w:hideMark/>
          </w:tcPr>
          <w:p w14:paraId="34ECBB46"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BMI</w:t>
            </w:r>
          </w:p>
        </w:tc>
        <w:tc>
          <w:tcPr>
            <w:tcW w:w="0" w:type="auto"/>
            <w:tcBorders>
              <w:right w:val="single" w:sz="4" w:space="0" w:color="auto"/>
            </w:tcBorders>
            <w:vAlign w:val="center"/>
            <w:hideMark/>
          </w:tcPr>
          <w:p w14:paraId="78D94691" w14:textId="689D41E1"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 xml:space="preserve">Body Mass Index </w:t>
            </w:r>
          </w:p>
        </w:tc>
      </w:tr>
      <w:tr w:rsidR="00EA3E52" w:rsidRPr="00EA3E52" w14:paraId="0F2CA14A" w14:textId="77777777" w:rsidTr="00EA3E52">
        <w:trPr>
          <w:tblCellSpacing w:w="15" w:type="dxa"/>
        </w:trPr>
        <w:tc>
          <w:tcPr>
            <w:tcW w:w="0" w:type="auto"/>
            <w:tcBorders>
              <w:left w:val="single" w:sz="4" w:space="0" w:color="auto"/>
              <w:bottom w:val="single" w:sz="4" w:space="0" w:color="auto"/>
            </w:tcBorders>
            <w:vAlign w:val="center"/>
            <w:hideMark/>
          </w:tcPr>
          <w:p w14:paraId="20E251C4"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STROBE</w:t>
            </w:r>
          </w:p>
        </w:tc>
        <w:tc>
          <w:tcPr>
            <w:tcW w:w="0" w:type="auto"/>
            <w:tcBorders>
              <w:bottom w:val="single" w:sz="4" w:space="0" w:color="auto"/>
              <w:right w:val="single" w:sz="4" w:space="0" w:color="auto"/>
            </w:tcBorders>
            <w:vAlign w:val="center"/>
            <w:hideMark/>
          </w:tcPr>
          <w:p w14:paraId="25678381" w14:textId="77777777" w:rsidR="00EA3E52" w:rsidRPr="00EA3E52" w:rsidRDefault="00EA3E52" w:rsidP="00EA3E52">
            <w:pPr>
              <w:spacing w:line="360" w:lineRule="auto"/>
              <w:jc w:val="both"/>
              <w:rPr>
                <w:rFonts w:ascii="Times New Roman" w:hAnsi="Times New Roman" w:cs="Times New Roman"/>
              </w:rPr>
            </w:pPr>
            <w:r w:rsidRPr="00EA3E52">
              <w:rPr>
                <w:rFonts w:ascii="Times New Roman" w:hAnsi="Times New Roman" w:cs="Times New Roman"/>
              </w:rPr>
              <w:t>Strengthening the Reporting of Observational Studies in Epidemiology</w:t>
            </w:r>
          </w:p>
        </w:tc>
      </w:tr>
    </w:tbl>
    <w:p w14:paraId="6C978761" w14:textId="77777777" w:rsidR="00EA3E52" w:rsidRDefault="00EA3E52" w:rsidP="007B0273">
      <w:pPr>
        <w:spacing w:line="360" w:lineRule="auto"/>
        <w:jc w:val="both"/>
        <w:rPr>
          <w:rFonts w:ascii="Times New Roman" w:hAnsi="Times New Roman" w:cs="Times New Roman"/>
        </w:rPr>
      </w:pPr>
    </w:p>
    <w:p w14:paraId="4FF77206" w14:textId="43FACF4B" w:rsidR="00C02A4C" w:rsidRDefault="00261899" w:rsidP="00C02A4C">
      <w:pPr>
        <w:spacing w:line="360" w:lineRule="auto"/>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6.</w:t>
      </w:r>
      <w:r w:rsidR="00285841" w:rsidRPr="005327C8">
        <w:rPr>
          <w:rFonts w:ascii="Times New Roman" w:hAnsi="Times New Roman" w:cs="Times New Roman"/>
          <w:b/>
          <w:bCs/>
        </w:rPr>
        <w:t xml:space="preserve"> Declaration</w:t>
      </w:r>
      <w:r w:rsidR="00C02A4C" w:rsidRPr="005327C8">
        <w:rPr>
          <w:rFonts w:ascii="Times New Roman" w:hAnsi="Times New Roman" w:cs="Times New Roman"/>
          <w:b/>
          <w:bCs/>
        </w:rPr>
        <w:t xml:space="preserve"> </w:t>
      </w:r>
    </w:p>
    <w:p w14:paraId="62DE27B2" w14:textId="588AFAB3" w:rsidR="00C02A4C" w:rsidRDefault="00261899" w:rsidP="00C02A4C">
      <w:pPr>
        <w:spacing w:line="360" w:lineRule="auto"/>
        <w:rPr>
          <w:rFonts w:ascii="Times New Roman" w:hAnsi="Times New Roman" w:cs="Times New Roman"/>
        </w:rPr>
      </w:pPr>
      <w:r>
        <w:rPr>
          <w:rFonts w:ascii="Times New Roman" w:hAnsi="Times New Roman" w:cs="Times New Roman"/>
          <w:b/>
          <w:bCs/>
        </w:rPr>
        <w:t>4.</w:t>
      </w:r>
      <w:r w:rsidR="00285841">
        <w:rPr>
          <w:rFonts w:ascii="Times New Roman" w:hAnsi="Times New Roman" w:cs="Times New Roman"/>
          <w:b/>
          <w:bCs/>
        </w:rPr>
        <w:t>7.</w:t>
      </w:r>
      <w:r w:rsidR="00285841" w:rsidRPr="00903E00">
        <w:rPr>
          <w:rFonts w:ascii="Times New Roman" w:hAnsi="Times New Roman" w:cs="Times New Roman"/>
          <w:b/>
          <w:bCs/>
        </w:rPr>
        <w:t xml:space="preserve"> Availability</w:t>
      </w:r>
      <w:r w:rsidR="00C02A4C" w:rsidRPr="00903E00">
        <w:rPr>
          <w:rFonts w:ascii="Times New Roman" w:hAnsi="Times New Roman" w:cs="Times New Roman"/>
          <w:b/>
          <w:bCs/>
        </w:rPr>
        <w:t xml:space="preserve"> </w:t>
      </w:r>
      <w:r w:rsidR="00C02A4C">
        <w:rPr>
          <w:rFonts w:ascii="Times New Roman" w:hAnsi="Times New Roman" w:cs="Times New Roman"/>
          <w:b/>
          <w:bCs/>
        </w:rPr>
        <w:t>of data statement:</w:t>
      </w:r>
      <w:r w:rsidR="00C02A4C">
        <w:rPr>
          <w:rFonts w:ascii="Times New Roman" w:hAnsi="Times New Roman" w:cs="Times New Roman"/>
        </w:rPr>
        <w:t xml:space="preserve"> </w:t>
      </w:r>
    </w:p>
    <w:p w14:paraId="7FA5B77E" w14:textId="77777777" w:rsidR="00C02A4C" w:rsidRDefault="00C02A4C" w:rsidP="00C02A4C">
      <w:pPr>
        <w:spacing w:line="360" w:lineRule="auto"/>
        <w:jc w:val="both"/>
        <w:rPr>
          <w:rFonts w:ascii="Times New Roman" w:hAnsi="Times New Roman" w:cs="Times New Roman"/>
        </w:rPr>
      </w:pPr>
      <w:r>
        <w:rPr>
          <w:rFonts w:ascii="Times New Roman" w:hAnsi="Times New Roman" w:cs="Times New Roman"/>
        </w:rPr>
        <w:t>This secondary dataset is available on request from DHS program website at:</w:t>
      </w:r>
    </w:p>
    <w:p w14:paraId="137D6931" w14:textId="77777777" w:rsidR="00C02A4C" w:rsidRPr="00475665" w:rsidRDefault="00C02A4C" w:rsidP="00C02A4C">
      <w:pPr>
        <w:spacing w:line="360" w:lineRule="auto"/>
        <w:jc w:val="both"/>
        <w:rPr>
          <w:rFonts w:ascii="Times New Roman" w:hAnsi="Times New Roman" w:cs="Times New Roman"/>
        </w:rPr>
      </w:pPr>
      <w:r w:rsidRPr="00903E00">
        <w:rPr>
          <w:rFonts w:ascii="Times New Roman" w:hAnsi="Times New Roman" w:cs="Times New Roman"/>
        </w:rPr>
        <w:t>(</w:t>
      </w:r>
      <w:hyperlink r:id="rId17" w:history="1">
        <w:r w:rsidRPr="00903E00">
          <w:rPr>
            <w:rStyle w:val="Hyperlink"/>
            <w:rFonts w:ascii="Times New Roman" w:hAnsi="Times New Roman" w:cs="Times New Roman"/>
          </w:rPr>
          <w:t>https://www.dhsprogram.com/data</w:t>
        </w:r>
      </w:hyperlink>
      <w:r w:rsidRPr="00903E00">
        <w:rPr>
          <w:rFonts w:ascii="Times New Roman" w:hAnsi="Times New Roman" w:cs="Times New Roman"/>
        </w:rPr>
        <w:t>)</w:t>
      </w:r>
      <w:r>
        <w:rPr>
          <w:rFonts w:ascii="Times New Roman" w:hAnsi="Times New Roman" w:cs="Times New Roman"/>
        </w:rPr>
        <w:t>.</w:t>
      </w:r>
    </w:p>
    <w:p w14:paraId="01658BB4" w14:textId="5F55C87B" w:rsidR="004E3B96" w:rsidRDefault="004E3B96" w:rsidP="004E3B96">
      <w:pPr>
        <w:spacing w:line="480" w:lineRule="auto"/>
        <w:rPr>
          <w:rFonts w:ascii="Times New Roman" w:hAnsi="Times New Roman" w:cs="Times New Roman"/>
        </w:rPr>
      </w:pPr>
      <w:r>
        <w:rPr>
          <w:rFonts w:ascii="Times New Roman" w:hAnsi="Times New Roman" w:cs="Times New Roman"/>
          <w:b/>
          <w:bCs/>
        </w:rPr>
        <w:lastRenderedPageBreak/>
        <w:t xml:space="preserve">4.8. </w:t>
      </w:r>
      <w:r w:rsidRPr="00E240E7">
        <w:rPr>
          <w:rFonts w:ascii="Times New Roman" w:hAnsi="Times New Roman" w:cs="Times New Roman"/>
          <w:b/>
          <w:bCs/>
        </w:rPr>
        <w:t>Code Availability</w:t>
      </w:r>
      <w:r w:rsidRPr="00E240E7">
        <w:rPr>
          <w:rFonts w:ascii="Times New Roman" w:hAnsi="Times New Roman" w:cs="Times New Roman"/>
        </w:rPr>
        <w:br/>
        <w:t xml:space="preserve">The code supporting the findings of this study is available </w:t>
      </w:r>
      <w:r>
        <w:rPr>
          <w:rFonts w:ascii="Times New Roman" w:hAnsi="Times New Roman" w:cs="Times New Roman"/>
        </w:rPr>
        <w:t xml:space="preserve">at this </w:t>
      </w:r>
      <w:r w:rsidR="006D3340">
        <w:rPr>
          <w:rFonts w:ascii="Times New Roman" w:hAnsi="Times New Roman" w:cs="Times New Roman"/>
        </w:rPr>
        <w:t>repository:</w:t>
      </w:r>
      <w:r>
        <w:rPr>
          <w:rFonts w:ascii="Times New Roman" w:hAnsi="Times New Roman" w:cs="Times New Roman"/>
        </w:rPr>
        <w:t xml:space="preserve"> </w:t>
      </w:r>
      <w:hyperlink r:id="rId18" w:history="1">
        <w:r w:rsidRPr="00F87869">
          <w:rPr>
            <w:rStyle w:val="Hyperlink"/>
            <w:rFonts w:ascii="Times New Roman" w:hAnsi="Times New Roman" w:cs="Times New Roman"/>
          </w:rPr>
          <w:t>https://github.com/muhammadsalek/BDHS-Unmet-Need-Analysis/blob/main/README.md</w:t>
        </w:r>
      </w:hyperlink>
    </w:p>
    <w:p w14:paraId="4D393F90" w14:textId="7F706FCD" w:rsidR="00C02A4C" w:rsidRPr="005327C8" w:rsidRDefault="00261899" w:rsidP="00C02A4C">
      <w:pPr>
        <w:spacing w:line="360" w:lineRule="auto"/>
        <w:rPr>
          <w:rFonts w:ascii="Times New Roman" w:hAnsi="Times New Roman" w:cs="Times New Roman"/>
          <w:b/>
          <w:bCs/>
        </w:rPr>
      </w:pPr>
      <w:r>
        <w:rPr>
          <w:rFonts w:ascii="Times New Roman" w:hAnsi="Times New Roman" w:cs="Times New Roman"/>
          <w:b/>
          <w:bCs/>
        </w:rPr>
        <w:t>4.</w:t>
      </w:r>
      <w:r w:rsidR="004E3B96">
        <w:rPr>
          <w:rFonts w:ascii="Times New Roman" w:hAnsi="Times New Roman" w:cs="Times New Roman"/>
          <w:b/>
          <w:bCs/>
        </w:rPr>
        <w:t>9</w:t>
      </w:r>
      <w:r w:rsidR="00285841">
        <w:rPr>
          <w:rFonts w:ascii="Times New Roman" w:hAnsi="Times New Roman" w:cs="Times New Roman"/>
          <w:b/>
          <w:bCs/>
        </w:rPr>
        <w:t>.</w:t>
      </w:r>
      <w:r w:rsidR="00285841" w:rsidRPr="005327C8">
        <w:rPr>
          <w:rFonts w:ascii="Times New Roman" w:hAnsi="Times New Roman" w:cs="Times New Roman"/>
          <w:b/>
          <w:bCs/>
        </w:rPr>
        <w:t xml:space="preserve"> Generative</w:t>
      </w:r>
      <w:r w:rsidR="00C02A4C" w:rsidRPr="005327C8">
        <w:rPr>
          <w:rFonts w:ascii="Times New Roman" w:hAnsi="Times New Roman" w:cs="Times New Roman"/>
          <w:b/>
          <w:bCs/>
        </w:rPr>
        <w:t xml:space="preserve"> AI </w:t>
      </w:r>
      <w:r w:rsidR="00C02A4C">
        <w:rPr>
          <w:rFonts w:ascii="Times New Roman" w:hAnsi="Times New Roman" w:cs="Times New Roman"/>
          <w:b/>
          <w:bCs/>
        </w:rPr>
        <w:t xml:space="preserve">Assistance </w:t>
      </w:r>
    </w:p>
    <w:p w14:paraId="28484B16" w14:textId="77777777" w:rsidR="00C02A4C" w:rsidRPr="00475665" w:rsidRDefault="00C02A4C" w:rsidP="00C02A4C">
      <w:pPr>
        <w:spacing w:line="360" w:lineRule="auto"/>
        <w:jc w:val="both"/>
        <w:rPr>
          <w:rFonts w:ascii="Times New Roman" w:hAnsi="Times New Roman" w:cs="Times New Roman"/>
        </w:rPr>
      </w:pPr>
      <w:r w:rsidRPr="000C31CA">
        <w:rPr>
          <w:rFonts w:ascii="Times New Roman" w:hAnsi="Times New Roman" w:cs="Times New Roman"/>
        </w:rPr>
        <w:t xml:space="preserve">The </w:t>
      </w:r>
      <w:r>
        <w:rPr>
          <w:rFonts w:ascii="Times New Roman" w:hAnsi="Times New Roman" w:cs="Times New Roman"/>
        </w:rPr>
        <w:t>study</w:t>
      </w:r>
      <w:r w:rsidRPr="000C31CA">
        <w:rPr>
          <w:rFonts w:ascii="Times New Roman" w:hAnsi="Times New Roman" w:cs="Times New Roman"/>
        </w:rPr>
        <w:t xml:space="preserve"> used generative AI tools like Grammarly, QuillBot, and ChatGPT (GPT-4) just to</w:t>
      </w:r>
      <w:r>
        <w:rPr>
          <w:rFonts w:ascii="Times New Roman" w:hAnsi="Times New Roman" w:cs="Times New Roman"/>
        </w:rPr>
        <w:t xml:space="preserve"> improve</w:t>
      </w:r>
      <w:r w:rsidRPr="000C31CA">
        <w:rPr>
          <w:rFonts w:ascii="Times New Roman" w:hAnsi="Times New Roman" w:cs="Times New Roman"/>
        </w:rPr>
        <w:t xml:space="preserve"> the language</w:t>
      </w:r>
      <w:r>
        <w:rPr>
          <w:rFonts w:ascii="Times New Roman" w:hAnsi="Times New Roman" w:cs="Times New Roman"/>
        </w:rPr>
        <w:t xml:space="preserve">, </w:t>
      </w:r>
      <w:r w:rsidRPr="000C31CA">
        <w:rPr>
          <w:rFonts w:ascii="Times New Roman" w:hAnsi="Times New Roman" w:cs="Times New Roman"/>
        </w:rPr>
        <w:t>didn’t use AI for any data work</w:t>
      </w:r>
      <w:r>
        <w:rPr>
          <w:rFonts w:ascii="Times New Roman" w:hAnsi="Times New Roman" w:cs="Times New Roman"/>
        </w:rPr>
        <w:t xml:space="preserve"> </w:t>
      </w:r>
      <w:r w:rsidRPr="000C31CA">
        <w:rPr>
          <w:rFonts w:ascii="Times New Roman" w:hAnsi="Times New Roman" w:cs="Times New Roman"/>
        </w:rPr>
        <w:t xml:space="preserve">no generating, analyzing, or interpreting. </w:t>
      </w:r>
    </w:p>
    <w:p w14:paraId="78754150" w14:textId="5E994D17" w:rsidR="00C02A4C" w:rsidRDefault="00261899" w:rsidP="00C02A4C">
      <w:pPr>
        <w:spacing w:line="360" w:lineRule="auto"/>
        <w:jc w:val="both"/>
        <w:rPr>
          <w:rFonts w:ascii="Times New Roman" w:hAnsi="Times New Roman" w:cs="Times New Roman"/>
          <w:b/>
          <w:bCs/>
        </w:rPr>
      </w:pPr>
      <w:r>
        <w:rPr>
          <w:rFonts w:ascii="Times New Roman" w:hAnsi="Times New Roman" w:cs="Times New Roman"/>
          <w:b/>
          <w:bCs/>
        </w:rPr>
        <w:t>4.</w:t>
      </w:r>
      <w:r w:rsidR="004E3B96">
        <w:rPr>
          <w:rFonts w:ascii="Times New Roman" w:hAnsi="Times New Roman" w:cs="Times New Roman"/>
          <w:b/>
          <w:bCs/>
        </w:rPr>
        <w:t>10</w:t>
      </w:r>
      <w:r w:rsidR="00285841">
        <w:rPr>
          <w:rFonts w:ascii="Times New Roman" w:hAnsi="Times New Roman" w:cs="Times New Roman"/>
          <w:b/>
          <w:bCs/>
        </w:rPr>
        <w:t>.</w:t>
      </w:r>
      <w:r w:rsidR="00285841" w:rsidRPr="005327C8">
        <w:rPr>
          <w:rFonts w:ascii="Times New Roman" w:hAnsi="Times New Roman" w:cs="Times New Roman"/>
          <w:b/>
          <w:bCs/>
        </w:rPr>
        <w:t xml:space="preserve"> Consent</w:t>
      </w:r>
      <w:r w:rsidR="00C02A4C">
        <w:rPr>
          <w:rFonts w:ascii="Times New Roman" w:hAnsi="Times New Roman" w:cs="Times New Roman"/>
          <w:b/>
          <w:bCs/>
        </w:rPr>
        <w:t xml:space="preserve"> for publication </w:t>
      </w:r>
    </w:p>
    <w:p w14:paraId="45578E5A" w14:textId="77777777" w:rsidR="00C02A4C" w:rsidRDefault="00C02A4C" w:rsidP="00C02A4C">
      <w:pPr>
        <w:spacing w:line="360" w:lineRule="auto"/>
        <w:jc w:val="both"/>
        <w:rPr>
          <w:rFonts w:ascii="Times New Roman" w:hAnsi="Times New Roman" w:cs="Times New Roman"/>
        </w:rPr>
      </w:pPr>
      <w:r w:rsidRPr="005327C8">
        <w:rPr>
          <w:rFonts w:ascii="Times New Roman" w:hAnsi="Times New Roman" w:cs="Times New Roman"/>
        </w:rPr>
        <w:t>Not applicable.</w:t>
      </w:r>
    </w:p>
    <w:p w14:paraId="4AFCE8F0" w14:textId="30CD21BD" w:rsidR="00C02A4C" w:rsidRPr="00944FB6" w:rsidRDefault="00261899" w:rsidP="00C02A4C">
      <w:pPr>
        <w:spacing w:line="360" w:lineRule="auto"/>
        <w:jc w:val="both"/>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1</w:t>
      </w:r>
      <w:r w:rsidR="004E3B96">
        <w:rPr>
          <w:rFonts w:ascii="Times New Roman" w:hAnsi="Times New Roman" w:cs="Times New Roman"/>
          <w:b/>
          <w:bCs/>
        </w:rPr>
        <w:t>1</w:t>
      </w:r>
      <w:r w:rsidR="00285841">
        <w:rPr>
          <w:rFonts w:ascii="Times New Roman" w:hAnsi="Times New Roman" w:cs="Times New Roman"/>
          <w:b/>
          <w:bCs/>
        </w:rPr>
        <w:t>.</w:t>
      </w:r>
      <w:r w:rsidR="00285841" w:rsidRPr="00944FB6">
        <w:rPr>
          <w:rFonts w:ascii="Times New Roman" w:hAnsi="Times New Roman" w:cs="Times New Roman"/>
          <w:b/>
          <w:bCs/>
        </w:rPr>
        <w:t xml:space="preserve"> Competing</w:t>
      </w:r>
      <w:r w:rsidR="00C02A4C" w:rsidRPr="00944FB6">
        <w:rPr>
          <w:rFonts w:ascii="Times New Roman" w:hAnsi="Times New Roman" w:cs="Times New Roman"/>
          <w:b/>
          <w:bCs/>
        </w:rPr>
        <w:t xml:space="preserve"> interest </w:t>
      </w:r>
    </w:p>
    <w:p w14:paraId="63811BA6" w14:textId="77777777" w:rsidR="00C02A4C" w:rsidRPr="005327C8" w:rsidRDefault="00C02A4C" w:rsidP="00C02A4C">
      <w:pPr>
        <w:spacing w:line="360" w:lineRule="auto"/>
        <w:jc w:val="both"/>
        <w:rPr>
          <w:rFonts w:ascii="Times New Roman" w:hAnsi="Times New Roman" w:cs="Times New Roman"/>
        </w:rPr>
      </w:pPr>
      <w:r>
        <w:rPr>
          <w:rFonts w:ascii="Times New Roman" w:hAnsi="Times New Roman" w:cs="Times New Roman"/>
        </w:rPr>
        <w:t>All of authors</w:t>
      </w:r>
      <w:r w:rsidRPr="00944FB6">
        <w:rPr>
          <w:rFonts w:ascii="Times New Roman" w:hAnsi="Times New Roman" w:cs="Times New Roman"/>
        </w:rPr>
        <w:t xml:space="preserve"> have no competing interests</w:t>
      </w:r>
      <w:r>
        <w:rPr>
          <w:rFonts w:ascii="Times New Roman" w:hAnsi="Times New Roman" w:cs="Times New Roman"/>
        </w:rPr>
        <w:t xml:space="preserve">. </w:t>
      </w:r>
      <w:r w:rsidRPr="00944FB6">
        <w:rPr>
          <w:rFonts w:ascii="Times New Roman" w:hAnsi="Times New Roman" w:cs="Times New Roman"/>
        </w:rPr>
        <w:t xml:space="preserve"> </w:t>
      </w:r>
    </w:p>
    <w:p w14:paraId="02290055" w14:textId="7C43FDAC" w:rsidR="00C02A4C" w:rsidRPr="007E37C1" w:rsidRDefault="00261899" w:rsidP="00C02A4C">
      <w:pPr>
        <w:spacing w:line="360" w:lineRule="auto"/>
        <w:jc w:val="both"/>
        <w:rPr>
          <w:rFonts w:ascii="Times New Roman" w:hAnsi="Times New Roman" w:cs="Times New Roman"/>
        </w:rPr>
      </w:pPr>
      <w:r>
        <w:rPr>
          <w:rFonts w:ascii="Times New Roman" w:hAnsi="Times New Roman" w:cs="Times New Roman"/>
          <w:b/>
          <w:bCs/>
        </w:rPr>
        <w:t>4.</w:t>
      </w:r>
      <w:r w:rsidR="00285841">
        <w:rPr>
          <w:rFonts w:ascii="Times New Roman" w:hAnsi="Times New Roman" w:cs="Times New Roman"/>
          <w:b/>
          <w:bCs/>
        </w:rPr>
        <w:t>12.</w:t>
      </w:r>
      <w:r w:rsidR="00285841" w:rsidRPr="007E37C1">
        <w:rPr>
          <w:rFonts w:ascii="Times New Roman" w:hAnsi="Times New Roman" w:cs="Times New Roman"/>
          <w:b/>
          <w:bCs/>
        </w:rPr>
        <w:t xml:space="preserve"> Funding</w:t>
      </w:r>
    </w:p>
    <w:p w14:paraId="79FE6A35" w14:textId="77777777" w:rsidR="00C02A4C" w:rsidRDefault="00C02A4C" w:rsidP="00C02A4C">
      <w:pPr>
        <w:spacing w:line="360" w:lineRule="auto"/>
        <w:jc w:val="both"/>
        <w:rPr>
          <w:rFonts w:ascii="Times New Roman" w:hAnsi="Times New Roman" w:cs="Times New Roman"/>
        </w:rPr>
      </w:pPr>
      <w:r w:rsidRPr="00AB3448">
        <w:rPr>
          <w:rFonts w:ascii="Times New Roman" w:hAnsi="Times New Roman" w:cs="Times New Roman"/>
        </w:rPr>
        <w:t>This research received no specific grant from any funding</w:t>
      </w:r>
      <w:r>
        <w:rPr>
          <w:rFonts w:ascii="Times New Roman" w:hAnsi="Times New Roman" w:cs="Times New Roman"/>
        </w:rPr>
        <w:t>.</w:t>
      </w:r>
      <w:r w:rsidRPr="00AB3448">
        <w:rPr>
          <w:rFonts w:ascii="Times New Roman" w:hAnsi="Times New Roman" w:cs="Times New Roman"/>
        </w:rPr>
        <w:t xml:space="preserve"> </w:t>
      </w:r>
    </w:p>
    <w:p w14:paraId="303D6F57" w14:textId="4789D439" w:rsidR="00C02A4C" w:rsidRDefault="00261899" w:rsidP="004E3B96">
      <w:pPr>
        <w:spacing w:line="360" w:lineRule="auto"/>
        <w:jc w:val="both"/>
        <w:rPr>
          <w:rFonts w:ascii="Times New Roman" w:hAnsi="Times New Roman" w:cs="Times New Roman"/>
          <w:b/>
          <w:bCs/>
        </w:rPr>
      </w:pPr>
      <w:r>
        <w:rPr>
          <w:rFonts w:ascii="Times New Roman" w:hAnsi="Times New Roman" w:cs="Times New Roman"/>
          <w:b/>
          <w:bCs/>
        </w:rPr>
        <w:t>4.</w:t>
      </w:r>
      <w:r w:rsidR="00285841">
        <w:rPr>
          <w:rFonts w:ascii="Times New Roman" w:hAnsi="Times New Roman" w:cs="Times New Roman"/>
          <w:b/>
          <w:bCs/>
        </w:rPr>
        <w:t>13.</w:t>
      </w:r>
      <w:r w:rsidR="00285841" w:rsidRPr="0004728A">
        <w:rPr>
          <w:rFonts w:ascii="Times New Roman" w:hAnsi="Times New Roman" w:cs="Times New Roman"/>
          <w:b/>
          <w:bCs/>
        </w:rPr>
        <w:t xml:space="preserve"> Acknowledgement</w:t>
      </w:r>
    </w:p>
    <w:p w14:paraId="6E9D1FBE" w14:textId="4704019C" w:rsidR="004E3B96" w:rsidRPr="002E6B95" w:rsidRDefault="004E3B96" w:rsidP="004E3B96">
      <w:pPr>
        <w:spacing w:line="360" w:lineRule="auto"/>
        <w:jc w:val="both"/>
        <w:rPr>
          <w:rFonts w:ascii="Times New Roman" w:hAnsi="Times New Roman" w:cs="Times New Roman"/>
        </w:rPr>
      </w:pPr>
      <w:r w:rsidRPr="002E6B95">
        <w:rPr>
          <w:rFonts w:ascii="Times New Roman" w:hAnsi="Times New Roman" w:cs="Times New Roman"/>
        </w:rPr>
        <w:t xml:space="preserve">The authors thank </w:t>
      </w:r>
      <w:commentRangeStart w:id="12"/>
      <w:r w:rsidRPr="002E6B95">
        <w:rPr>
          <w:rFonts w:ascii="Times New Roman" w:hAnsi="Times New Roman" w:cs="Times New Roman"/>
        </w:rPr>
        <w:t xml:space="preserve">Md Jamal Uddin </w:t>
      </w:r>
      <w:commentRangeEnd w:id="12"/>
      <w:r w:rsidR="00E65FD2" w:rsidRPr="002E6B95">
        <w:rPr>
          <w:rStyle w:val="CommentReference"/>
          <w:rFonts w:ascii="Times New Roman" w:hAnsi="Times New Roman" w:cs="Times New Roman"/>
          <w:sz w:val="24"/>
          <w:szCs w:val="24"/>
        </w:rPr>
        <w:commentReference w:id="12"/>
      </w:r>
      <w:r w:rsidRPr="002E6B95">
        <w:rPr>
          <w:rFonts w:ascii="Times New Roman" w:hAnsi="Times New Roman" w:cs="Times New Roman"/>
        </w:rPr>
        <w:t>for valuable guidance and suggestions throughout the study.</w:t>
      </w:r>
      <w:r>
        <w:rPr>
          <w:rFonts w:ascii="Times New Roman" w:hAnsi="Times New Roman" w:cs="Times New Roman"/>
        </w:rPr>
        <w:t xml:space="preserve"> </w:t>
      </w:r>
      <w:commentRangeStart w:id="13"/>
      <w:r>
        <w:rPr>
          <w:rFonts w:ascii="Times New Roman" w:hAnsi="Times New Roman" w:cs="Times New Roman"/>
        </w:rPr>
        <w:t>Additionally, DHS authority to provide free cost of data.</w:t>
      </w:r>
      <w:commentRangeEnd w:id="13"/>
      <w:r w:rsidR="00E65FD2" w:rsidRPr="002E6B95">
        <w:rPr>
          <w:rStyle w:val="CommentReference"/>
          <w:rFonts w:ascii="Times New Roman" w:hAnsi="Times New Roman" w:cs="Times New Roman"/>
          <w:sz w:val="24"/>
          <w:szCs w:val="24"/>
        </w:rPr>
        <w:commentReference w:id="13"/>
      </w:r>
    </w:p>
    <w:p w14:paraId="01BCEDCE" w14:textId="2CF8C798" w:rsidR="004E3B96" w:rsidRPr="00FC5C10" w:rsidRDefault="004E3B96" w:rsidP="004E3B96">
      <w:pPr>
        <w:spacing w:line="360" w:lineRule="auto"/>
        <w:jc w:val="both"/>
        <w:rPr>
          <w:rFonts w:ascii="Times New Roman" w:hAnsi="Times New Roman" w:cs="Times New Roman"/>
        </w:rPr>
      </w:pPr>
      <w:r>
        <w:rPr>
          <w:rFonts w:ascii="Times New Roman" w:hAnsi="Times New Roman" w:cs="Times New Roman"/>
          <w:b/>
          <w:bCs/>
        </w:rPr>
        <w:t>4.14. A</w:t>
      </w:r>
      <w:r w:rsidRPr="00FC5C10">
        <w:rPr>
          <w:rFonts w:ascii="Times New Roman" w:hAnsi="Times New Roman" w:cs="Times New Roman"/>
          <w:b/>
          <w:bCs/>
        </w:rPr>
        <w:t xml:space="preserve">uthorship </w:t>
      </w:r>
      <w:r>
        <w:rPr>
          <w:rFonts w:ascii="Times New Roman" w:hAnsi="Times New Roman" w:cs="Times New Roman"/>
          <w:b/>
          <w:bCs/>
        </w:rPr>
        <w:t>C</w:t>
      </w:r>
      <w:r w:rsidRPr="00FC5C10">
        <w:rPr>
          <w:rFonts w:ascii="Times New Roman" w:hAnsi="Times New Roman" w:cs="Times New Roman"/>
          <w:b/>
          <w:bCs/>
        </w:rPr>
        <w:t xml:space="preserve">ontribution </w:t>
      </w:r>
      <w:r>
        <w:rPr>
          <w:rFonts w:ascii="Times New Roman" w:hAnsi="Times New Roman" w:cs="Times New Roman"/>
          <w:b/>
          <w:bCs/>
        </w:rPr>
        <w:t>S</w:t>
      </w:r>
      <w:r w:rsidRPr="00FC5C10">
        <w:rPr>
          <w:rFonts w:ascii="Times New Roman" w:hAnsi="Times New Roman" w:cs="Times New Roman"/>
          <w:b/>
          <w:bCs/>
        </w:rPr>
        <w:t>tatement</w:t>
      </w:r>
    </w:p>
    <w:p w14:paraId="47FBA086" w14:textId="0A3FF07F" w:rsidR="004E3B96" w:rsidRDefault="004E3B96" w:rsidP="004E3B96">
      <w:pPr>
        <w:spacing w:line="360" w:lineRule="auto"/>
        <w:jc w:val="both"/>
        <w:rPr>
          <w:rFonts w:ascii="Times New Roman" w:hAnsi="Times New Roman" w:cs="Times New Roman"/>
          <w:b/>
          <w:bCs/>
        </w:rPr>
      </w:pPr>
      <w:r>
        <w:rPr>
          <w:rFonts w:ascii="Times New Roman" w:hAnsi="Times New Roman" w:cs="Times New Roman"/>
          <w:b/>
          <w:bCs/>
        </w:rPr>
        <w:t xml:space="preserve">Md Jamal Uddin (Corresponding Author): </w:t>
      </w:r>
      <w:r>
        <w:rPr>
          <w:rFonts w:ascii="Times New Roman" w:hAnsi="Times New Roman" w:cs="Times New Roman"/>
        </w:rPr>
        <w:t>Investigation, M</w:t>
      </w:r>
      <w:r w:rsidRPr="00FC5C10">
        <w:rPr>
          <w:rFonts w:ascii="Times New Roman" w:hAnsi="Times New Roman" w:cs="Times New Roman"/>
        </w:rPr>
        <w:t xml:space="preserve">ethodology, </w:t>
      </w:r>
      <w:r>
        <w:rPr>
          <w:rFonts w:ascii="Times New Roman" w:hAnsi="Times New Roman" w:cs="Times New Roman"/>
        </w:rPr>
        <w:t>Resources, and Final Manuscript</w:t>
      </w:r>
      <w:r>
        <w:rPr>
          <w:rFonts w:ascii="Times New Roman" w:hAnsi="Times New Roman" w:cs="Times New Roman"/>
          <w:b/>
          <w:bCs/>
        </w:rPr>
        <w:t xml:space="preserve"> </w:t>
      </w:r>
      <w:r w:rsidRPr="00FC5C10">
        <w:rPr>
          <w:rFonts w:ascii="Times New Roman" w:hAnsi="Times New Roman" w:cs="Times New Roman"/>
        </w:rPr>
        <w:t>Supervision</w:t>
      </w:r>
      <w:r>
        <w:rPr>
          <w:rFonts w:ascii="Times New Roman" w:hAnsi="Times New Roman" w:cs="Times New Roman"/>
        </w:rPr>
        <w:t xml:space="preserve">. </w:t>
      </w:r>
    </w:p>
    <w:p w14:paraId="1B4A005D" w14:textId="77777777" w:rsidR="004E3B96" w:rsidRDefault="004E3B96" w:rsidP="004E3B96">
      <w:pPr>
        <w:spacing w:line="360" w:lineRule="auto"/>
        <w:jc w:val="both"/>
        <w:rPr>
          <w:rFonts w:ascii="Times New Roman" w:hAnsi="Times New Roman" w:cs="Times New Roman"/>
          <w:b/>
          <w:bCs/>
        </w:rPr>
      </w:pPr>
      <w:r>
        <w:rPr>
          <w:rFonts w:ascii="Times New Roman" w:hAnsi="Times New Roman" w:cs="Times New Roman"/>
          <w:b/>
          <w:bCs/>
        </w:rPr>
        <w:t xml:space="preserve">Md Salek Miah:  </w:t>
      </w:r>
      <w:r w:rsidRPr="00FC5C10">
        <w:rPr>
          <w:rFonts w:ascii="Times New Roman" w:hAnsi="Times New Roman" w:cs="Times New Roman"/>
        </w:rPr>
        <w:t xml:space="preserve">Conceptualization, </w:t>
      </w:r>
      <w:r w:rsidRPr="00DE5BDA">
        <w:rPr>
          <w:rFonts w:ascii="Times New Roman" w:hAnsi="Times New Roman" w:cs="Times New Roman"/>
        </w:rPr>
        <w:t>Data Curation, Formal Analysis,</w:t>
      </w:r>
      <w:r>
        <w:rPr>
          <w:rFonts w:ascii="Times New Roman" w:hAnsi="Times New Roman" w:cs="Times New Roman"/>
          <w:b/>
          <w:bCs/>
        </w:rPr>
        <w:t xml:space="preserve"> </w:t>
      </w:r>
      <w:r w:rsidRPr="00A6666D">
        <w:rPr>
          <w:rFonts w:ascii="Times New Roman" w:hAnsi="Times New Roman" w:cs="Times New Roman"/>
        </w:rPr>
        <w:t>Writing</w:t>
      </w:r>
      <w:r>
        <w:rPr>
          <w:rFonts w:ascii="Times New Roman" w:hAnsi="Times New Roman" w:cs="Times New Roman"/>
          <w:b/>
          <w:bCs/>
        </w:rPr>
        <w:t xml:space="preserve"> - </w:t>
      </w:r>
      <w:r w:rsidRPr="00FC5C10">
        <w:rPr>
          <w:rFonts w:ascii="Times New Roman" w:hAnsi="Times New Roman" w:cs="Times New Roman"/>
        </w:rPr>
        <w:t>Original Draft</w:t>
      </w:r>
      <w:r>
        <w:rPr>
          <w:rFonts w:ascii="Times New Roman" w:hAnsi="Times New Roman" w:cs="Times New Roman"/>
        </w:rPr>
        <w:t>, Resources, P</w:t>
      </w:r>
      <w:r w:rsidRPr="00FC5C10">
        <w:rPr>
          <w:rFonts w:ascii="Times New Roman" w:hAnsi="Times New Roman" w:cs="Times New Roman"/>
        </w:rPr>
        <w:t xml:space="preserve">roject </w:t>
      </w:r>
      <w:r>
        <w:rPr>
          <w:rFonts w:ascii="Times New Roman" w:hAnsi="Times New Roman" w:cs="Times New Roman"/>
        </w:rPr>
        <w:t>A</w:t>
      </w:r>
      <w:r w:rsidRPr="00FC5C10">
        <w:rPr>
          <w:rFonts w:ascii="Times New Roman" w:hAnsi="Times New Roman" w:cs="Times New Roman"/>
        </w:rPr>
        <w:t>dministration</w:t>
      </w:r>
      <w:r>
        <w:rPr>
          <w:rFonts w:ascii="Times New Roman" w:hAnsi="Times New Roman" w:cs="Times New Roman"/>
        </w:rPr>
        <w:t>.</w:t>
      </w:r>
    </w:p>
    <w:p w14:paraId="613963E8" w14:textId="630B98D2" w:rsidR="004E3B96" w:rsidRDefault="004E3B96" w:rsidP="004E3B96">
      <w:pPr>
        <w:spacing w:line="480" w:lineRule="auto"/>
        <w:rPr>
          <w:rFonts w:ascii="Times New Roman" w:hAnsi="Times New Roman" w:cs="Times New Roman"/>
        </w:rPr>
      </w:pPr>
      <w:r>
        <w:rPr>
          <w:rFonts w:ascii="Times New Roman" w:hAnsi="Times New Roman" w:cs="Times New Roman"/>
        </w:rPr>
        <w:t xml:space="preserve"> </w:t>
      </w:r>
    </w:p>
    <w:p w14:paraId="2FE1ADC6" w14:textId="77777777" w:rsidR="00C02A4C" w:rsidRDefault="00C02A4C" w:rsidP="007B0273">
      <w:pPr>
        <w:spacing w:line="360" w:lineRule="auto"/>
        <w:jc w:val="both"/>
        <w:rPr>
          <w:rFonts w:ascii="Times New Roman" w:hAnsi="Times New Roman" w:cs="Times New Roman"/>
          <w:b/>
          <w:bCs/>
        </w:rPr>
      </w:pPr>
    </w:p>
    <w:p w14:paraId="077AB6F7" w14:textId="77777777" w:rsidR="00C02A4C" w:rsidRDefault="00C02A4C" w:rsidP="007B0273">
      <w:pPr>
        <w:spacing w:line="360" w:lineRule="auto"/>
        <w:jc w:val="both"/>
        <w:rPr>
          <w:rFonts w:ascii="Times New Roman" w:hAnsi="Times New Roman" w:cs="Times New Roman"/>
          <w:b/>
          <w:bCs/>
        </w:rPr>
      </w:pPr>
    </w:p>
    <w:p w14:paraId="4F566D77" w14:textId="145B23D7" w:rsidR="00C02A4C" w:rsidRPr="00C02A4C" w:rsidRDefault="00C02A4C" w:rsidP="007B0273">
      <w:pPr>
        <w:spacing w:line="360" w:lineRule="auto"/>
        <w:jc w:val="both"/>
        <w:rPr>
          <w:rFonts w:ascii="Times New Roman" w:hAnsi="Times New Roman" w:cs="Times New Roman"/>
          <w:b/>
          <w:bCs/>
        </w:rPr>
      </w:pPr>
      <w:r w:rsidRPr="00C02A4C">
        <w:rPr>
          <w:rFonts w:ascii="Times New Roman" w:hAnsi="Times New Roman" w:cs="Times New Roman"/>
          <w:b/>
          <w:bCs/>
        </w:rPr>
        <w:lastRenderedPageBreak/>
        <w:t>References</w:t>
      </w:r>
    </w:p>
    <w:sdt>
      <w:sdtPr>
        <w:rPr>
          <w:rFonts w:ascii="Times New Roman" w:hAnsi="Times New Roman" w:cs="Times New Roman"/>
          <w:color w:val="000000"/>
        </w:rPr>
        <w:tag w:val="MENDELEY_BIBLIOGRAPHY"/>
        <w:id w:val="1920829067"/>
        <w:placeholder>
          <w:docPart w:val="DefaultPlaceholder_-1854013440"/>
        </w:placeholder>
      </w:sdtPr>
      <w:sdtContent>
        <w:p w14:paraId="1EB0B59C" w14:textId="77777777" w:rsidR="00785DD2" w:rsidRPr="00785DD2" w:rsidRDefault="00785DD2">
          <w:pPr>
            <w:divId w:val="787315313"/>
            <w:rPr>
              <w:rFonts w:ascii="Times New Roman" w:eastAsia="Times New Roman" w:hAnsi="Times New Roman" w:cs="Times New Roman"/>
              <w:color w:val="000000"/>
              <w:kern w:val="0"/>
              <w14:ligatures w14:val="none"/>
            </w:rPr>
          </w:pPr>
          <w:r w:rsidRPr="00785DD2">
            <w:rPr>
              <w:rFonts w:ascii="Times New Roman" w:eastAsia="Times New Roman" w:hAnsi="Times New Roman" w:cs="Times New Roman"/>
              <w:color w:val="000000"/>
            </w:rPr>
            <w:t>1. Nazir K, Nobi Siam MM, Islam ATMS. Techno-economic feasibility and sensitivity analysis of stand-alone hybrid renewable energy system: a case study at university campus in Bangladesh. Energy Conversion and Management: X. 2026;29:101514. https://doi.org/10.1016/j.ecmx.2025.101514.</w:t>
          </w:r>
        </w:p>
        <w:p w14:paraId="7C33E8ED" w14:textId="77777777" w:rsidR="00785DD2" w:rsidRPr="00785DD2" w:rsidRDefault="00785DD2">
          <w:pPr>
            <w:divId w:val="597833118"/>
            <w:rPr>
              <w:rFonts w:ascii="Times New Roman" w:eastAsia="Times New Roman" w:hAnsi="Times New Roman" w:cs="Times New Roman"/>
              <w:color w:val="000000"/>
            </w:rPr>
          </w:pPr>
          <w:r w:rsidRPr="00785DD2">
            <w:rPr>
              <w:rFonts w:ascii="Times New Roman" w:eastAsia="Times New Roman" w:hAnsi="Times New Roman" w:cs="Times New Roman"/>
              <w:color w:val="000000"/>
            </w:rPr>
            <w:t>2. Li LY, Peipert JF. Family planning and maternal mortality. Am J Obstet Gynecol. 2026. https://doi.org/10.1016/J.AJOG.2026.01.019.</w:t>
          </w:r>
        </w:p>
        <w:p w14:paraId="6E7BC255" w14:textId="77777777" w:rsidR="00785DD2" w:rsidRPr="00785DD2" w:rsidRDefault="00785DD2">
          <w:pPr>
            <w:divId w:val="1694071756"/>
            <w:rPr>
              <w:rFonts w:ascii="Times New Roman" w:eastAsia="Times New Roman" w:hAnsi="Times New Roman" w:cs="Times New Roman"/>
              <w:color w:val="000000"/>
            </w:rPr>
          </w:pPr>
          <w:r w:rsidRPr="00785DD2">
            <w:rPr>
              <w:rFonts w:ascii="Times New Roman" w:eastAsia="Times New Roman" w:hAnsi="Times New Roman" w:cs="Times New Roman"/>
              <w:color w:val="000000"/>
            </w:rPr>
            <w:t>3. Singh S, Darroch JE. Adding It Up: Costs and Benefits of Contraceptive Services Estimates for 2012. 2012.</w:t>
          </w:r>
        </w:p>
        <w:p w14:paraId="1CDB28FF" w14:textId="77777777" w:rsidR="00785DD2" w:rsidRPr="00785DD2" w:rsidRDefault="00785DD2">
          <w:pPr>
            <w:divId w:val="1911621642"/>
            <w:rPr>
              <w:rFonts w:ascii="Times New Roman" w:eastAsia="Times New Roman" w:hAnsi="Times New Roman" w:cs="Times New Roman"/>
              <w:color w:val="000000"/>
            </w:rPr>
          </w:pPr>
          <w:r w:rsidRPr="00785DD2">
            <w:rPr>
              <w:rFonts w:ascii="Times New Roman" w:eastAsia="Times New Roman" w:hAnsi="Times New Roman" w:cs="Times New Roman"/>
              <w:color w:val="000000"/>
            </w:rPr>
            <w:t>4. Sedgh G, Ashford LS, Hussain R. Unmet Need for Contraception in Developing Countries: Examining Women’s Reasons for Not Using a Method. 2016.</w:t>
          </w:r>
        </w:p>
        <w:p w14:paraId="1EC08AB1" w14:textId="77777777" w:rsidR="00785DD2" w:rsidRPr="00785DD2" w:rsidRDefault="00785DD2">
          <w:pPr>
            <w:divId w:val="1417944730"/>
            <w:rPr>
              <w:rFonts w:ascii="Times New Roman" w:eastAsia="Times New Roman" w:hAnsi="Times New Roman" w:cs="Times New Roman"/>
              <w:color w:val="000000"/>
            </w:rPr>
          </w:pPr>
          <w:r w:rsidRPr="00785DD2">
            <w:rPr>
              <w:rFonts w:ascii="Times New Roman" w:eastAsia="Times New Roman" w:hAnsi="Times New Roman" w:cs="Times New Roman"/>
              <w:color w:val="000000"/>
            </w:rPr>
            <w:t>5. Cahill N, Sonneveldt E, Stover J, Weinberger M, Williamson J, Wei C, et al. Modern contraceptive use, unmet need, and demand satisfied among women of reproductive age who are married or in a union in the focus countries of the Family Planning 2020 initiative: a systematic analysis using the Family Planning Estimation Tool. The Lancet. 2018;391:870–82. https://doi.org/10.1016/S0140-6736(17)33104-5.</w:t>
          </w:r>
        </w:p>
        <w:p w14:paraId="5B9569C9" w14:textId="77777777" w:rsidR="00785DD2" w:rsidRPr="00785DD2" w:rsidRDefault="00785DD2">
          <w:pPr>
            <w:divId w:val="1472792320"/>
            <w:rPr>
              <w:rFonts w:ascii="Times New Roman" w:eastAsia="Times New Roman" w:hAnsi="Times New Roman" w:cs="Times New Roman"/>
              <w:color w:val="000000"/>
            </w:rPr>
          </w:pPr>
          <w:r w:rsidRPr="00785DD2">
            <w:rPr>
              <w:rFonts w:ascii="Times New Roman" w:eastAsia="Times New Roman" w:hAnsi="Times New Roman" w:cs="Times New Roman"/>
              <w:color w:val="000000"/>
            </w:rPr>
            <w:t>6. Singh S, Darroch JE, Ashford LS, Vlassoff M. Adding It Up: The Costs and Benefits of Investing in Family Planning and Maternal and Newborn Health.</w:t>
          </w:r>
        </w:p>
        <w:p w14:paraId="0E083AC9" w14:textId="77777777" w:rsidR="00785DD2" w:rsidRPr="00785DD2" w:rsidRDefault="00785DD2">
          <w:pPr>
            <w:divId w:val="1978996021"/>
            <w:rPr>
              <w:rFonts w:ascii="Times New Roman" w:eastAsia="Times New Roman" w:hAnsi="Times New Roman" w:cs="Times New Roman"/>
              <w:color w:val="000000"/>
            </w:rPr>
          </w:pPr>
          <w:r w:rsidRPr="00785DD2">
            <w:rPr>
              <w:rFonts w:ascii="Times New Roman" w:eastAsia="Times New Roman" w:hAnsi="Times New Roman" w:cs="Times New Roman"/>
              <w:color w:val="000000"/>
            </w:rPr>
            <w:t>7. PRB. The Faces of Unmet Need for Family Planning. 2012.</w:t>
          </w:r>
        </w:p>
        <w:p w14:paraId="6CC3E0AC" w14:textId="77777777" w:rsidR="00785DD2" w:rsidRPr="00785DD2" w:rsidRDefault="00785DD2">
          <w:pPr>
            <w:divId w:val="2087418180"/>
            <w:rPr>
              <w:rFonts w:ascii="Times New Roman" w:eastAsia="Times New Roman" w:hAnsi="Times New Roman" w:cs="Times New Roman"/>
              <w:color w:val="000000"/>
            </w:rPr>
          </w:pPr>
          <w:r w:rsidRPr="00785DD2">
            <w:rPr>
              <w:rFonts w:ascii="Times New Roman" w:eastAsia="Times New Roman" w:hAnsi="Times New Roman" w:cs="Times New Roman"/>
              <w:color w:val="000000"/>
            </w:rPr>
            <w:t>8. Kundu S, Kundu S, Rahman MA, Kabir H, Al Banna MH, Basu S, et al. Prevalence and determinants of contraceptive method use among Bangladeshi women of reproductive age: a multilevel multinomial analysis. BMC Public Health. 2022;22. https://doi.org/10.1186/s12889-022-14857-4.</w:t>
          </w:r>
        </w:p>
        <w:p w14:paraId="318F1468" w14:textId="77777777" w:rsidR="00785DD2" w:rsidRPr="00785DD2" w:rsidRDefault="00785DD2">
          <w:pPr>
            <w:divId w:val="1583031027"/>
            <w:rPr>
              <w:rFonts w:ascii="Times New Roman" w:eastAsia="Times New Roman" w:hAnsi="Times New Roman" w:cs="Times New Roman"/>
              <w:color w:val="000000"/>
            </w:rPr>
          </w:pPr>
          <w:r w:rsidRPr="00785DD2">
            <w:rPr>
              <w:rFonts w:ascii="Times New Roman" w:eastAsia="Times New Roman" w:hAnsi="Times New Roman" w:cs="Times New Roman"/>
              <w:color w:val="000000"/>
            </w:rPr>
            <w:t>9. Bangladesh Demographic and Health Survey 2022 Final Report. 2024.</w:t>
          </w:r>
        </w:p>
        <w:p w14:paraId="590E9F3D" w14:textId="77777777" w:rsidR="00785DD2" w:rsidRPr="00785DD2" w:rsidRDefault="00785DD2">
          <w:pPr>
            <w:divId w:val="1660385561"/>
            <w:rPr>
              <w:rFonts w:ascii="Times New Roman" w:eastAsia="Times New Roman" w:hAnsi="Times New Roman" w:cs="Times New Roman"/>
              <w:color w:val="000000"/>
            </w:rPr>
          </w:pPr>
          <w:r w:rsidRPr="00785DD2">
            <w:rPr>
              <w:rFonts w:ascii="Times New Roman" w:eastAsia="Times New Roman" w:hAnsi="Times New Roman" w:cs="Times New Roman"/>
              <w:color w:val="000000"/>
            </w:rPr>
            <w:t>10. Shabuz ZR, Haque ME, Islam MK, Bari W. Link between unmet need and economic status in Bangladesh: gap in urban and rural areas. BMC Womens Health. 2022;22. https://doi.org/10.1186/s12905-022-01752-8.</w:t>
          </w:r>
        </w:p>
        <w:p w14:paraId="20FFCF9D" w14:textId="77777777" w:rsidR="00785DD2" w:rsidRPr="00785DD2" w:rsidRDefault="00785DD2">
          <w:pPr>
            <w:divId w:val="356542385"/>
            <w:rPr>
              <w:rFonts w:ascii="Times New Roman" w:eastAsia="Times New Roman" w:hAnsi="Times New Roman" w:cs="Times New Roman"/>
              <w:color w:val="000000"/>
            </w:rPr>
          </w:pPr>
          <w:r w:rsidRPr="00785DD2">
            <w:rPr>
              <w:rFonts w:ascii="Times New Roman" w:eastAsia="Times New Roman" w:hAnsi="Times New Roman" w:cs="Times New Roman"/>
              <w:color w:val="000000"/>
            </w:rPr>
            <w:t>11. Bhatia B, Hossain S, Ghosh U, Salignac F. Reimagining gendered community interventions: the case of family planning programs in rural Bangladesh. Glob Health Res Policy. 2024;9. https://doi.org/10.1186/s41256-023-00337-8.</w:t>
          </w:r>
        </w:p>
        <w:p w14:paraId="10CC7575" w14:textId="77777777" w:rsidR="00785DD2" w:rsidRPr="00785DD2" w:rsidRDefault="00785DD2">
          <w:pPr>
            <w:divId w:val="796491008"/>
            <w:rPr>
              <w:rFonts w:ascii="Times New Roman" w:eastAsia="Times New Roman" w:hAnsi="Times New Roman" w:cs="Times New Roman"/>
              <w:color w:val="000000"/>
            </w:rPr>
          </w:pPr>
          <w:r w:rsidRPr="00785DD2">
            <w:rPr>
              <w:rFonts w:ascii="Times New Roman" w:eastAsia="Times New Roman" w:hAnsi="Times New Roman" w:cs="Times New Roman"/>
              <w:color w:val="000000"/>
            </w:rPr>
            <w:t>12. Bishwajit G, Tang S, Yaya S, Feng Z. Unmet need for contraception and its association with unintended pregnancy in Bangladesh. BMC Pregnancy Childbirth. 2017;17. https://doi.org/10.1186/s12884-017-1379-4.</w:t>
          </w:r>
        </w:p>
        <w:p w14:paraId="0EC2BE8E" w14:textId="77777777" w:rsidR="00785DD2" w:rsidRPr="00785DD2" w:rsidRDefault="00785DD2">
          <w:pPr>
            <w:divId w:val="601844136"/>
            <w:rPr>
              <w:rFonts w:ascii="Times New Roman" w:eastAsia="Times New Roman" w:hAnsi="Times New Roman" w:cs="Times New Roman"/>
              <w:color w:val="000000"/>
            </w:rPr>
          </w:pPr>
          <w:r w:rsidRPr="00785DD2">
            <w:rPr>
              <w:rFonts w:ascii="Times New Roman" w:eastAsia="Times New Roman" w:hAnsi="Times New Roman" w:cs="Times New Roman"/>
              <w:color w:val="000000"/>
            </w:rPr>
            <w:lastRenderedPageBreak/>
            <w:t>13. Haq I, Sakib S, Talukder A. Sociodemographic Factors on Contraceptive Use among Ever-Married Women of Reproductive Age: Evidence from Three Demographic and Health Surveys in Bangladesh. Med Sci (Basel). 2017;5. https://doi.org/10.3390/medsci5040031.</w:t>
          </w:r>
        </w:p>
        <w:p w14:paraId="60151823" w14:textId="77777777" w:rsidR="00785DD2" w:rsidRPr="00785DD2" w:rsidRDefault="00785DD2">
          <w:pPr>
            <w:divId w:val="318464767"/>
            <w:rPr>
              <w:rFonts w:ascii="Times New Roman" w:eastAsia="Times New Roman" w:hAnsi="Times New Roman" w:cs="Times New Roman"/>
              <w:color w:val="000000"/>
            </w:rPr>
          </w:pPr>
          <w:r w:rsidRPr="00785DD2">
            <w:rPr>
              <w:rFonts w:ascii="Times New Roman" w:eastAsia="Times New Roman" w:hAnsi="Times New Roman" w:cs="Times New Roman"/>
              <w:color w:val="000000"/>
            </w:rPr>
            <w:t>14. Sarwer MN, Jahan EA, Chowdhury AI. Does women empowerment alone influence contraception utilization in Bangladesh perspective? Findings from the 2017–2018 Demographic Health Survey using a structural equation model analysis. AJOG Global Reports. 2025;5. https://doi.org/10.1016/j.xagr.2024.100434.</w:t>
          </w:r>
        </w:p>
        <w:p w14:paraId="244BECA7" w14:textId="77777777" w:rsidR="00785DD2" w:rsidRPr="00785DD2" w:rsidRDefault="00785DD2">
          <w:pPr>
            <w:divId w:val="406533472"/>
            <w:rPr>
              <w:rFonts w:ascii="Times New Roman" w:eastAsia="Times New Roman" w:hAnsi="Times New Roman" w:cs="Times New Roman"/>
              <w:color w:val="000000"/>
            </w:rPr>
          </w:pPr>
          <w:r w:rsidRPr="00785DD2">
            <w:rPr>
              <w:rFonts w:ascii="Times New Roman" w:eastAsia="Times New Roman" w:hAnsi="Times New Roman" w:cs="Times New Roman"/>
              <w:color w:val="000000"/>
            </w:rPr>
            <w:t>15. Yargawa J, Machiyama K, Ponce Hardy V, Enuameh Y, Galiwango E, Gelaye K, et al. Pregnancy intention data completeness, quality and utility in population-based surveys: EN-INDEPTH study. Popul Health Metr. 2021;19. https://doi.org/10.1186/s12963-020-00227-y.</w:t>
          </w:r>
        </w:p>
        <w:p w14:paraId="0FC298C4" w14:textId="77777777" w:rsidR="00785DD2" w:rsidRPr="00785DD2" w:rsidRDefault="00785DD2">
          <w:pPr>
            <w:divId w:val="1263950336"/>
            <w:rPr>
              <w:rFonts w:ascii="Times New Roman" w:eastAsia="Times New Roman" w:hAnsi="Times New Roman" w:cs="Times New Roman"/>
              <w:color w:val="000000"/>
            </w:rPr>
          </w:pPr>
          <w:r w:rsidRPr="00785DD2">
            <w:rPr>
              <w:rFonts w:ascii="Times New Roman" w:eastAsia="Times New Roman" w:hAnsi="Times New Roman" w:cs="Times New Roman"/>
              <w:color w:val="000000"/>
            </w:rPr>
            <w:t>16. Wani C, McCann L, Lennon M, Radu C. Digital Mental Health Interventions for Adolescents in Low- and Middle-Income Countries: Scoping Review. Journal of Medical Internet Research. 2024;26. https://doi.org/10.2196/51376.</w:t>
          </w:r>
        </w:p>
        <w:p w14:paraId="376B3F5E" w14:textId="77777777" w:rsidR="00785DD2" w:rsidRPr="00785DD2" w:rsidRDefault="00785DD2">
          <w:pPr>
            <w:divId w:val="461312984"/>
            <w:rPr>
              <w:rFonts w:ascii="Times New Roman" w:eastAsia="Times New Roman" w:hAnsi="Times New Roman" w:cs="Times New Roman"/>
              <w:color w:val="000000"/>
            </w:rPr>
          </w:pPr>
          <w:r w:rsidRPr="00785DD2">
            <w:rPr>
              <w:rFonts w:ascii="Times New Roman" w:eastAsia="Times New Roman" w:hAnsi="Times New Roman" w:cs="Times New Roman"/>
              <w:color w:val="000000"/>
            </w:rPr>
            <w:t>17. Miah MS, Ullah MO. Associations of internet use and pregnancy loss with depression and anxiety among women in Bangladesh: evidence from the 2022 BDHS. BMC Womens Health. 2025;26:6. https://doi.org/10.1186/s12905-025-04166-4.</w:t>
          </w:r>
        </w:p>
        <w:p w14:paraId="286ABA6A" w14:textId="77777777" w:rsidR="00785DD2" w:rsidRPr="00785DD2" w:rsidRDefault="00785DD2">
          <w:pPr>
            <w:divId w:val="1782872907"/>
            <w:rPr>
              <w:rFonts w:ascii="Times New Roman" w:eastAsia="Times New Roman" w:hAnsi="Times New Roman" w:cs="Times New Roman"/>
              <w:color w:val="000000"/>
            </w:rPr>
          </w:pPr>
          <w:r w:rsidRPr="00785DD2">
            <w:rPr>
              <w:rFonts w:ascii="Times New Roman" w:eastAsia="Times New Roman" w:hAnsi="Times New Roman" w:cs="Times New Roman"/>
              <w:color w:val="000000"/>
            </w:rPr>
            <w:t>18. Bangladesh Demographic and Health Survey 2022 Final Report. 2024.</w:t>
          </w:r>
        </w:p>
        <w:p w14:paraId="217E3001" w14:textId="77777777" w:rsidR="00785DD2" w:rsidRPr="00785DD2" w:rsidRDefault="00785DD2">
          <w:pPr>
            <w:divId w:val="58094312"/>
            <w:rPr>
              <w:rFonts w:ascii="Times New Roman" w:eastAsia="Times New Roman" w:hAnsi="Times New Roman" w:cs="Times New Roman"/>
              <w:color w:val="000000"/>
            </w:rPr>
          </w:pPr>
          <w:r w:rsidRPr="00785DD2">
            <w:rPr>
              <w:rFonts w:ascii="Times New Roman" w:eastAsia="Times New Roman" w:hAnsi="Times New Roman" w:cs="Times New Roman"/>
              <w:color w:val="000000"/>
            </w:rPr>
            <w:t>19. Pham-Thi T, Wong P. Internet Access and Youth’s Mental Health and Well-being: Evidence from Ethiopia. Maastricht; 2025. https://doi.org/10.53330/GYMA8538.</w:t>
          </w:r>
        </w:p>
        <w:p w14:paraId="01045263" w14:textId="77777777" w:rsidR="00785DD2" w:rsidRPr="00785DD2" w:rsidRDefault="00785DD2">
          <w:pPr>
            <w:divId w:val="358355438"/>
            <w:rPr>
              <w:rFonts w:ascii="Times New Roman" w:eastAsia="Times New Roman" w:hAnsi="Times New Roman" w:cs="Times New Roman"/>
              <w:color w:val="000000"/>
            </w:rPr>
          </w:pPr>
          <w:r w:rsidRPr="00785DD2">
            <w:rPr>
              <w:rFonts w:ascii="Times New Roman" w:eastAsia="Times New Roman" w:hAnsi="Times New Roman" w:cs="Times New Roman"/>
              <w:color w:val="000000"/>
            </w:rPr>
            <w:t>20. Endeshew DS, Workie DL, Mitku AA. Spatial distribution and its associated factors of unmet need for family planning among women of reproductive age in administrative woredas of Ethiopia. BMC Womens Health. 2026. https://doi.org/10.1186/s12905-026-04283-8.</w:t>
          </w:r>
        </w:p>
        <w:p w14:paraId="1DD94009" w14:textId="77777777" w:rsidR="00785DD2" w:rsidRPr="00785DD2" w:rsidRDefault="00785DD2">
          <w:pPr>
            <w:divId w:val="160245892"/>
            <w:rPr>
              <w:rFonts w:ascii="Times New Roman" w:eastAsia="Times New Roman" w:hAnsi="Times New Roman" w:cs="Times New Roman"/>
              <w:color w:val="000000"/>
            </w:rPr>
          </w:pPr>
          <w:r w:rsidRPr="00785DD2">
            <w:rPr>
              <w:rFonts w:ascii="Times New Roman" w:eastAsia="Times New Roman" w:hAnsi="Times New Roman" w:cs="Times New Roman"/>
              <w:color w:val="000000"/>
            </w:rPr>
            <w:t>21. Pickard A, Islam MI, Ahmed MS, Martiniuk A. Role of internet use, mobile phone, media exposure and domestic migration on reproductive health service use in Bangladeshi married adolescents and young women. PLOS Global Public Health. 2024;4. https://doi.org/10.1371/journal.pgph.0002518.</w:t>
          </w:r>
        </w:p>
        <w:p w14:paraId="327A6938" w14:textId="77777777" w:rsidR="00785DD2" w:rsidRPr="00785DD2" w:rsidRDefault="00785DD2">
          <w:pPr>
            <w:divId w:val="1612056514"/>
            <w:rPr>
              <w:rFonts w:ascii="Times New Roman" w:eastAsia="Times New Roman" w:hAnsi="Times New Roman" w:cs="Times New Roman"/>
              <w:color w:val="000000"/>
            </w:rPr>
          </w:pPr>
          <w:r w:rsidRPr="00785DD2">
            <w:rPr>
              <w:rFonts w:ascii="Times New Roman" w:eastAsia="Times New Roman" w:hAnsi="Times New Roman" w:cs="Times New Roman"/>
              <w:color w:val="000000"/>
            </w:rPr>
            <w:t>22. Alam MA, Sajib MRUZ, Rahman F, Ether S, Hanson M, Sayeed A, et al. Implications of Big Data Analytics, AI, Machine Learning, and Deep Learning in the Health Care System of Bangladesh: Scoping Review. Journal of Medical Internet Research. 2024;26. https://doi.org/10.2196/54710.</w:t>
          </w:r>
        </w:p>
        <w:p w14:paraId="1D23676B" w14:textId="77777777" w:rsidR="00785DD2" w:rsidRPr="00785DD2" w:rsidRDefault="00785DD2">
          <w:pPr>
            <w:divId w:val="1691029086"/>
            <w:rPr>
              <w:rFonts w:ascii="Times New Roman" w:eastAsia="Times New Roman" w:hAnsi="Times New Roman" w:cs="Times New Roman"/>
              <w:color w:val="000000"/>
            </w:rPr>
          </w:pPr>
          <w:r w:rsidRPr="00785DD2">
            <w:rPr>
              <w:rFonts w:ascii="Times New Roman" w:eastAsia="Times New Roman" w:hAnsi="Times New Roman" w:cs="Times New Roman"/>
              <w:color w:val="000000"/>
            </w:rPr>
            <w:t>23. Shabuz ZR, Haque ME, Islam MK, Bari W. Link between unmet need and economic status in Bangladesh: gap in urban and rural areas. BMC Womens Health. 2022;22. https://doi.org/10.1186/s12905-022-01752-8.</w:t>
          </w:r>
        </w:p>
        <w:p w14:paraId="72433C70" w14:textId="77777777" w:rsidR="00785DD2" w:rsidRPr="00785DD2" w:rsidRDefault="00785DD2">
          <w:pPr>
            <w:divId w:val="313225297"/>
            <w:rPr>
              <w:rFonts w:ascii="Times New Roman" w:eastAsia="Times New Roman" w:hAnsi="Times New Roman" w:cs="Times New Roman"/>
              <w:color w:val="000000"/>
            </w:rPr>
          </w:pPr>
          <w:r w:rsidRPr="00785DD2">
            <w:rPr>
              <w:rFonts w:ascii="Times New Roman" w:eastAsia="Times New Roman" w:hAnsi="Times New Roman" w:cs="Times New Roman"/>
              <w:color w:val="000000"/>
            </w:rPr>
            <w:lastRenderedPageBreak/>
            <w:t>24. Khan MHR, Siddik AB, Islam T. Disparities in contraceptive preferences among Bangladeshi women: a multilevel logistic regression study. BMC Public Health. 2025;25. https://doi.org/10.1186/s12889-025-24424-2.</w:t>
          </w:r>
        </w:p>
        <w:p w14:paraId="18727E9A" w14:textId="77777777" w:rsidR="00785DD2" w:rsidRPr="00785DD2" w:rsidRDefault="00785DD2">
          <w:pPr>
            <w:divId w:val="1117724510"/>
            <w:rPr>
              <w:rFonts w:ascii="Times New Roman" w:eastAsia="Times New Roman" w:hAnsi="Times New Roman" w:cs="Times New Roman"/>
              <w:color w:val="000000"/>
            </w:rPr>
          </w:pPr>
          <w:r w:rsidRPr="00785DD2">
            <w:rPr>
              <w:rFonts w:ascii="Times New Roman" w:eastAsia="Times New Roman" w:hAnsi="Times New Roman" w:cs="Times New Roman"/>
              <w:color w:val="000000"/>
            </w:rPr>
            <w:t>25. Khan MN, Harris ML, Huda MN, Loxton D. A population-level data linkage study to explore the association between health facility level factors and unintended pregnancy in Bangladesh. Sci Rep. 2022;12. https://doi.org/10.1038/s41598-022-19559-w.</w:t>
          </w:r>
        </w:p>
        <w:p w14:paraId="7B6F9702" w14:textId="77777777" w:rsidR="00785DD2" w:rsidRPr="00785DD2" w:rsidRDefault="00785DD2">
          <w:pPr>
            <w:divId w:val="1650012398"/>
            <w:rPr>
              <w:rFonts w:ascii="Times New Roman" w:eastAsia="Times New Roman" w:hAnsi="Times New Roman" w:cs="Times New Roman"/>
              <w:color w:val="000000"/>
            </w:rPr>
          </w:pPr>
          <w:r w:rsidRPr="00785DD2">
            <w:rPr>
              <w:rFonts w:ascii="Times New Roman" w:eastAsia="Times New Roman" w:hAnsi="Times New Roman" w:cs="Times New Roman"/>
              <w:color w:val="000000"/>
            </w:rPr>
            <w:t>26. Khan MN, Khanam SJ, Ali Khan MM, Islam MM, Harris ML. Effects of lower tiers of government healthcare facilities on unmet need for contraception and contraception use in Bangladesh. PLoS One. 2023;18 8 AUGUST. https://doi.org/10.1371/journal.pone.0290468.</w:t>
          </w:r>
        </w:p>
        <w:p w14:paraId="0301295B" w14:textId="77777777" w:rsidR="00785DD2" w:rsidRPr="00785DD2" w:rsidRDefault="00785DD2">
          <w:pPr>
            <w:divId w:val="2044285878"/>
            <w:rPr>
              <w:rFonts w:ascii="Times New Roman" w:eastAsia="Times New Roman" w:hAnsi="Times New Roman" w:cs="Times New Roman"/>
              <w:color w:val="000000"/>
            </w:rPr>
          </w:pPr>
          <w:r w:rsidRPr="00785DD2">
            <w:rPr>
              <w:rFonts w:ascii="Times New Roman" w:eastAsia="Times New Roman" w:hAnsi="Times New Roman" w:cs="Times New Roman"/>
              <w:color w:val="000000"/>
            </w:rPr>
            <w:t>27. Vandenbroucke JP, Von Elm E, Altman DG, Gøtzsche PC, Mulrow CD, Pocock SJ, et al. Strengthening the Reporting of Observational Studies in Epidemiology (STROBE): Explanation and Elaboration. PLoS Medicine | www. 2007;4. https://doi.org/10.1371/journal.pmed.</w:t>
          </w:r>
        </w:p>
        <w:p w14:paraId="5E9C44D3" w14:textId="77777777" w:rsidR="00785DD2" w:rsidRPr="00785DD2" w:rsidRDefault="00785DD2">
          <w:pPr>
            <w:divId w:val="1536045750"/>
            <w:rPr>
              <w:rFonts w:ascii="Times New Roman" w:eastAsia="Times New Roman" w:hAnsi="Times New Roman" w:cs="Times New Roman"/>
              <w:color w:val="000000"/>
            </w:rPr>
          </w:pPr>
          <w:r w:rsidRPr="00785DD2">
            <w:rPr>
              <w:rFonts w:ascii="Times New Roman" w:eastAsia="Times New Roman" w:hAnsi="Times New Roman" w:cs="Times New Roman"/>
              <w:color w:val="000000"/>
            </w:rPr>
            <w:t>28. Bradley SEK, Croft TN, Fishel JD. DHS ANALYTICAL STUDIES 25 REVISING UNMET NEED FOR FAMILY PLANNING. 2012.</w:t>
          </w:r>
        </w:p>
        <w:p w14:paraId="2C093869" w14:textId="77777777" w:rsidR="00785DD2" w:rsidRPr="00785DD2" w:rsidRDefault="00785DD2">
          <w:pPr>
            <w:divId w:val="1462577963"/>
            <w:rPr>
              <w:rFonts w:ascii="Times New Roman" w:eastAsia="Times New Roman" w:hAnsi="Times New Roman" w:cs="Times New Roman"/>
              <w:color w:val="000000"/>
            </w:rPr>
          </w:pPr>
          <w:r w:rsidRPr="00785DD2">
            <w:rPr>
              <w:rFonts w:ascii="Times New Roman" w:eastAsia="Times New Roman" w:hAnsi="Times New Roman" w:cs="Times New Roman"/>
              <w:color w:val="000000"/>
            </w:rPr>
            <w:t>29. Croft TN, Allen, Zachary CK, Blake W. Guide to DHS Statistics - DHS-8.</w:t>
          </w:r>
        </w:p>
        <w:p w14:paraId="78C5D1E2" w14:textId="77777777" w:rsidR="00785DD2" w:rsidRPr="00785DD2" w:rsidRDefault="00785DD2">
          <w:pPr>
            <w:divId w:val="1973316802"/>
            <w:rPr>
              <w:rFonts w:ascii="Times New Roman" w:eastAsia="Times New Roman" w:hAnsi="Times New Roman" w:cs="Times New Roman"/>
              <w:color w:val="000000"/>
            </w:rPr>
          </w:pPr>
          <w:r w:rsidRPr="00785DD2">
            <w:rPr>
              <w:rFonts w:ascii="Times New Roman" w:eastAsia="Times New Roman" w:hAnsi="Times New Roman" w:cs="Times New Roman"/>
              <w:color w:val="000000"/>
            </w:rPr>
            <w:t>30. Negash WD, Wubneh HD. Skilled birth attendance and its associated factors in Chad and Nigeria: A multilevel analysis of DHS data. PLOS Global Public Health. 2025;5:e0005290. https://doi.org/10.1371/journal.pgph.0005290.</w:t>
          </w:r>
        </w:p>
        <w:p w14:paraId="5811BEB7" w14:textId="77777777" w:rsidR="00785DD2" w:rsidRPr="00785DD2" w:rsidRDefault="00785DD2">
          <w:pPr>
            <w:divId w:val="503862190"/>
            <w:rPr>
              <w:rFonts w:ascii="Times New Roman" w:eastAsia="Times New Roman" w:hAnsi="Times New Roman" w:cs="Times New Roman"/>
              <w:color w:val="000000"/>
            </w:rPr>
          </w:pPr>
          <w:r w:rsidRPr="00785DD2">
            <w:rPr>
              <w:rFonts w:ascii="Times New Roman" w:eastAsia="Times New Roman" w:hAnsi="Times New Roman" w:cs="Times New Roman"/>
              <w:color w:val="000000"/>
            </w:rPr>
            <w:t>31. Gunarathne L, Nedeljkovic M, Apputhurai P, Bhowmik J. Impact of Intimate Partner Violence on mental health among married women in Sri Lanka: a study based on Women’s Wellbeing Survey-2019. Journal of Public Health (United Kingdom). 2024;46:e410–8. https://doi.org/10.1093/pubmed/fdae082.</w:t>
          </w:r>
        </w:p>
        <w:p w14:paraId="3BCE56CF" w14:textId="77777777" w:rsidR="00785DD2" w:rsidRPr="00785DD2" w:rsidRDefault="00785DD2">
          <w:pPr>
            <w:divId w:val="1676957187"/>
            <w:rPr>
              <w:rFonts w:ascii="Times New Roman" w:eastAsia="Times New Roman" w:hAnsi="Times New Roman" w:cs="Times New Roman"/>
              <w:color w:val="000000"/>
            </w:rPr>
          </w:pPr>
          <w:r w:rsidRPr="00785DD2">
            <w:rPr>
              <w:rFonts w:ascii="Times New Roman" w:eastAsia="Times New Roman" w:hAnsi="Times New Roman" w:cs="Times New Roman"/>
              <w:color w:val="000000"/>
            </w:rPr>
            <w:t>32. Mugo NS, Agho KE, Dibley MJ. Risk Factors for Non-use of Skilled Birth Attendants: Analysis of South Sudan Household Survey, 2010. Matern Child Health J. 2016;20:1266–79. https://doi.org/10.1007/s10995-016-1928-x.</w:t>
          </w:r>
        </w:p>
        <w:p w14:paraId="75E5255A" w14:textId="77777777" w:rsidR="00785DD2" w:rsidRPr="00785DD2" w:rsidRDefault="00785DD2">
          <w:pPr>
            <w:divId w:val="775248221"/>
            <w:rPr>
              <w:rFonts w:ascii="Times New Roman" w:eastAsia="Times New Roman" w:hAnsi="Times New Roman" w:cs="Times New Roman"/>
              <w:color w:val="000000"/>
            </w:rPr>
          </w:pPr>
          <w:r w:rsidRPr="00785DD2">
            <w:rPr>
              <w:rFonts w:ascii="Times New Roman" w:eastAsia="Times New Roman" w:hAnsi="Times New Roman" w:cs="Times New Roman"/>
              <w:color w:val="000000"/>
            </w:rPr>
            <w:t>33. Palamuleni ME. Levels, Trends and Determinants of Skilled care during delivery in Malawi: Evidence from Demographic and Health Surveys. 1992.</w:t>
          </w:r>
        </w:p>
        <w:p w14:paraId="72D6EBF2" w14:textId="77777777" w:rsidR="00785DD2" w:rsidRPr="00785DD2" w:rsidRDefault="00785DD2">
          <w:pPr>
            <w:divId w:val="51009114"/>
            <w:rPr>
              <w:rFonts w:ascii="Times New Roman" w:eastAsia="Times New Roman" w:hAnsi="Times New Roman" w:cs="Times New Roman"/>
              <w:color w:val="000000"/>
            </w:rPr>
          </w:pPr>
          <w:r w:rsidRPr="00785DD2">
            <w:rPr>
              <w:rFonts w:ascii="Times New Roman" w:eastAsia="Times New Roman" w:hAnsi="Times New Roman" w:cs="Times New Roman"/>
              <w:color w:val="000000"/>
            </w:rPr>
            <w:t>34. Tessema ZT, Tesema GA. Pooled prevalence and determinants of skilled birth attendant delivery in East Africa countries: a multilevel analysis of Demographic and Health Surveys. Ital J Pediatr. 2020;46. https://doi.org/10.1186/s13052-020-00943-z.</w:t>
          </w:r>
        </w:p>
        <w:p w14:paraId="3A26A5AA" w14:textId="77777777" w:rsidR="00785DD2" w:rsidRPr="00785DD2" w:rsidRDefault="00785DD2">
          <w:pPr>
            <w:divId w:val="2092310418"/>
            <w:rPr>
              <w:rFonts w:ascii="Times New Roman" w:eastAsia="Times New Roman" w:hAnsi="Times New Roman" w:cs="Times New Roman"/>
              <w:color w:val="000000"/>
            </w:rPr>
          </w:pPr>
          <w:r w:rsidRPr="00785DD2">
            <w:rPr>
              <w:rFonts w:ascii="Times New Roman" w:eastAsia="Times New Roman" w:hAnsi="Times New Roman" w:cs="Times New Roman"/>
              <w:color w:val="000000"/>
            </w:rPr>
            <w:t>35. Haq I, Sakib S, Talukder A. Sociodemographic Factors on Contraceptive Use among Ever-Married Women of Reproductive Age: Evidence from Three Demographic and Health Surveys in Bangladesh. Med Sci (Basel). 2017;5. https://doi.org/10.3390/medsci5040031.</w:t>
          </w:r>
        </w:p>
        <w:p w14:paraId="77AE433F" w14:textId="77777777" w:rsidR="00785DD2" w:rsidRPr="00785DD2" w:rsidRDefault="00785DD2">
          <w:pPr>
            <w:divId w:val="868762693"/>
            <w:rPr>
              <w:rFonts w:ascii="Times New Roman" w:eastAsia="Times New Roman" w:hAnsi="Times New Roman" w:cs="Times New Roman"/>
              <w:color w:val="000000"/>
            </w:rPr>
          </w:pPr>
          <w:r w:rsidRPr="00785DD2">
            <w:rPr>
              <w:rFonts w:ascii="Times New Roman" w:eastAsia="Times New Roman" w:hAnsi="Times New Roman" w:cs="Times New Roman"/>
              <w:color w:val="000000"/>
            </w:rPr>
            <w:lastRenderedPageBreak/>
            <w:t>36. Tessema ZT, Worku MG, Tesema GA, Alamneh TS, Teshale AB, Yeshaw Y, et al. Determinants of accessing healthcare in Sub-Saharan Africa: A mixed-effect analysis of recent Demographic and Health Surveys from 36 countries. BMJ Open. 2022;12. https://doi.org/10.1136/bmjopen-2021-054397.</w:t>
          </w:r>
        </w:p>
        <w:p w14:paraId="7356B594" w14:textId="77777777" w:rsidR="00785DD2" w:rsidRPr="00785DD2" w:rsidRDefault="00785DD2">
          <w:pPr>
            <w:divId w:val="939678493"/>
            <w:rPr>
              <w:rFonts w:ascii="Times New Roman" w:eastAsia="Times New Roman" w:hAnsi="Times New Roman" w:cs="Times New Roman"/>
              <w:color w:val="000000"/>
            </w:rPr>
          </w:pPr>
          <w:r w:rsidRPr="00785DD2">
            <w:rPr>
              <w:rFonts w:ascii="Times New Roman" w:eastAsia="Times New Roman" w:hAnsi="Times New Roman" w:cs="Times New Roman"/>
              <w:color w:val="000000"/>
            </w:rPr>
            <w:t>37. Vandenbroucke JP, Von Elm E, Altman DG, Gøtzsche PC, Mulrow CD, Pocock SJ, et al. Strengthening the Reporting of Observational Studies in Epidemiology (STROBE): Explanation and Elaboration. PLoS Medicine | www. 2007;4. https://doi.org/10.1371/journal.pmed.</w:t>
          </w:r>
        </w:p>
        <w:p w14:paraId="6080EBF8" w14:textId="77777777" w:rsidR="00785DD2" w:rsidRPr="00785DD2" w:rsidRDefault="00785DD2">
          <w:pPr>
            <w:divId w:val="996151195"/>
            <w:rPr>
              <w:rFonts w:ascii="Times New Roman" w:eastAsia="Times New Roman" w:hAnsi="Times New Roman" w:cs="Times New Roman"/>
              <w:color w:val="000000"/>
            </w:rPr>
          </w:pPr>
          <w:r w:rsidRPr="00785DD2">
            <w:rPr>
              <w:rFonts w:ascii="Times New Roman" w:eastAsia="Times New Roman" w:hAnsi="Times New Roman" w:cs="Times New Roman"/>
              <w:color w:val="000000"/>
            </w:rPr>
            <w:t>38. Alagarajah J, Ceccolini D, Butler S. Digital mental health interventions for treating mental disorders in young people based in low-and middle-income countries: A systematic review of the literature. Global Mental Health. 2024;11. https://doi.org/10.1017/gmh.2024.71.</w:t>
          </w:r>
        </w:p>
        <w:p w14:paraId="4CE97703" w14:textId="77777777" w:rsidR="00785DD2" w:rsidRPr="00785DD2" w:rsidRDefault="00785DD2">
          <w:pPr>
            <w:divId w:val="1372916735"/>
            <w:rPr>
              <w:rFonts w:ascii="Times New Roman" w:eastAsia="Times New Roman" w:hAnsi="Times New Roman" w:cs="Times New Roman"/>
              <w:color w:val="000000"/>
            </w:rPr>
          </w:pPr>
          <w:r w:rsidRPr="00785DD2">
            <w:rPr>
              <w:rFonts w:ascii="Times New Roman" w:eastAsia="Times New Roman" w:hAnsi="Times New Roman" w:cs="Times New Roman"/>
              <w:color w:val="000000"/>
            </w:rPr>
            <w:t>39. Kim J, Aryee LMD, Bang H, Prajogo S, Choi YK, Hoch JS, et al. Effectiveness of Digital Mental Health Tools to Reduce Depressive and Anxiety Symptoms in Low- and Middle-Income Countries: Systematic Review and Meta-analysis. JMIR Mental Health. 2023;10. https://doi.org/10.2196/43066.</w:t>
          </w:r>
        </w:p>
        <w:p w14:paraId="338799D6" w14:textId="77777777" w:rsidR="00785DD2" w:rsidRPr="00785DD2" w:rsidRDefault="00785DD2">
          <w:pPr>
            <w:divId w:val="689381836"/>
            <w:rPr>
              <w:rFonts w:ascii="Times New Roman" w:eastAsia="Times New Roman" w:hAnsi="Times New Roman" w:cs="Times New Roman"/>
              <w:color w:val="000000"/>
            </w:rPr>
          </w:pPr>
          <w:r w:rsidRPr="00785DD2">
            <w:rPr>
              <w:rFonts w:ascii="Times New Roman" w:eastAsia="Times New Roman" w:hAnsi="Times New Roman" w:cs="Times New Roman"/>
              <w:color w:val="000000"/>
            </w:rPr>
            <w:t>40. Naslund JA, Aschbrenner KA, Araya R, Marsch LA, Unützer J, Patel V, et al. Digital technology for treating and preventing mental disorders in low-income and middle-income countries: a narrative review of the literature. The Lancet Psychiatry. 2017;4:486–500. https://doi.org/10.1016/S2215-0366(17)30096-2.</w:t>
          </w:r>
        </w:p>
        <w:p w14:paraId="74258839" w14:textId="77777777" w:rsidR="00785DD2" w:rsidRPr="00785DD2" w:rsidRDefault="00785DD2">
          <w:pPr>
            <w:divId w:val="945892467"/>
            <w:rPr>
              <w:rFonts w:ascii="Times New Roman" w:eastAsia="Times New Roman" w:hAnsi="Times New Roman" w:cs="Times New Roman"/>
              <w:color w:val="000000"/>
            </w:rPr>
          </w:pPr>
          <w:r w:rsidRPr="00785DD2">
            <w:rPr>
              <w:rFonts w:ascii="Times New Roman" w:eastAsia="Times New Roman" w:hAnsi="Times New Roman" w:cs="Times New Roman"/>
              <w:color w:val="000000"/>
            </w:rPr>
            <w:t>41. Jiaojiao H, Jiaying Y, Yuling T. Regional variations in serum pepsinogen levels and their influencing factors: a multi-center cross-sectional study. Sci Rep. 2026. https://doi.org/10.1038/s41598-026-38326-9.</w:t>
          </w:r>
        </w:p>
        <w:p w14:paraId="5EE7D89C" w14:textId="77777777" w:rsidR="00785DD2" w:rsidRPr="00785DD2" w:rsidRDefault="00785DD2">
          <w:pPr>
            <w:divId w:val="308293379"/>
            <w:rPr>
              <w:rFonts w:ascii="Times New Roman" w:eastAsia="Times New Roman" w:hAnsi="Times New Roman" w:cs="Times New Roman"/>
              <w:color w:val="000000"/>
            </w:rPr>
          </w:pPr>
          <w:r w:rsidRPr="00785DD2">
            <w:rPr>
              <w:rFonts w:ascii="Times New Roman" w:eastAsia="Times New Roman" w:hAnsi="Times New Roman" w:cs="Times New Roman"/>
              <w:color w:val="000000"/>
            </w:rPr>
            <w:t>42. Sichalwe MM, Basit A, Tavengana G, Kimaro RR, Behera MR, Rehman AU. Unmet need for modern contraceptives and its associated factors among postpartum adolescent girls and young women in rural Mara, Tanzania: A facility-based cross-sectional study. Sexual &amp; Reproductive Healthcare. 2026;47:101195. https://doi.org/10.1016/j.srhc.2026.101195.</w:t>
          </w:r>
        </w:p>
        <w:p w14:paraId="7F6DB3B5" w14:textId="77777777" w:rsidR="00785DD2" w:rsidRPr="00785DD2" w:rsidRDefault="00785DD2">
          <w:pPr>
            <w:divId w:val="821896204"/>
            <w:rPr>
              <w:rFonts w:ascii="Times New Roman" w:eastAsia="Times New Roman" w:hAnsi="Times New Roman" w:cs="Times New Roman"/>
              <w:color w:val="000000"/>
            </w:rPr>
          </w:pPr>
          <w:r w:rsidRPr="00785DD2">
            <w:rPr>
              <w:rFonts w:ascii="Times New Roman" w:eastAsia="Times New Roman" w:hAnsi="Times New Roman" w:cs="Times New Roman"/>
              <w:color w:val="000000"/>
            </w:rPr>
            <w:t>43. Smith KA, Hardy A, Vinnikova A, Blease C, Milligan L, Hidalgo-Mazzei D, et al. Digital Mental Health for Schizophrenia and Other Severe Mental Illnesses: An International Consensus on Current Challenges and Potential Solutions. JMIR Ment Health. 2024;11. https://doi.org/10.2196/57155.</w:t>
          </w:r>
        </w:p>
        <w:p w14:paraId="2E941B32" w14:textId="77777777" w:rsidR="00785DD2" w:rsidRPr="00785DD2" w:rsidRDefault="00785DD2">
          <w:pPr>
            <w:divId w:val="1493184655"/>
            <w:rPr>
              <w:rFonts w:ascii="Times New Roman" w:eastAsia="Times New Roman" w:hAnsi="Times New Roman" w:cs="Times New Roman"/>
              <w:color w:val="000000"/>
            </w:rPr>
          </w:pPr>
          <w:r w:rsidRPr="00785DD2">
            <w:rPr>
              <w:rFonts w:ascii="Times New Roman" w:eastAsia="Times New Roman" w:hAnsi="Times New Roman" w:cs="Times New Roman"/>
              <w:color w:val="000000"/>
            </w:rPr>
            <w:t>44. SWEET L, O’Driscoll K, Blums T. Women’s experience of an Australian metropolitan publicly funded homebirth program: Respect, integrity, trust, and empowerment (RITE). Women and Birth. 2026;39. https://doi.org/10.1016/j.wombi.2025.102151.</w:t>
          </w:r>
        </w:p>
        <w:p w14:paraId="02E40B22" w14:textId="77777777" w:rsidR="00785DD2" w:rsidRPr="00785DD2" w:rsidRDefault="00785DD2">
          <w:pPr>
            <w:divId w:val="539514880"/>
            <w:rPr>
              <w:rFonts w:ascii="Times New Roman" w:eastAsia="Times New Roman" w:hAnsi="Times New Roman" w:cs="Times New Roman"/>
              <w:color w:val="000000"/>
            </w:rPr>
          </w:pPr>
          <w:r w:rsidRPr="00785DD2">
            <w:rPr>
              <w:rFonts w:ascii="Times New Roman" w:eastAsia="Times New Roman" w:hAnsi="Times New Roman" w:cs="Times New Roman"/>
              <w:color w:val="000000"/>
            </w:rPr>
            <w:t>45. Asmare AA, Tegegne AS, Belay DB. Unveiling hidden heterogeneity and inequalities in the continuum of care for reproductive, maternal, and child health services in sub-Saharan Africa: A multilevel latent class analysis approach. Glob Epidemiol. 2026;11. https://doi.org/10.1016/j.gloepi.2025.100237.</w:t>
          </w:r>
        </w:p>
        <w:p w14:paraId="018BD326" w14:textId="77777777" w:rsidR="00785DD2" w:rsidRPr="00785DD2" w:rsidRDefault="00785DD2">
          <w:pPr>
            <w:divId w:val="1753696448"/>
            <w:rPr>
              <w:rFonts w:ascii="Times New Roman" w:eastAsia="Times New Roman" w:hAnsi="Times New Roman" w:cs="Times New Roman"/>
              <w:color w:val="000000"/>
            </w:rPr>
          </w:pPr>
          <w:r w:rsidRPr="00785DD2">
            <w:rPr>
              <w:rFonts w:ascii="Times New Roman" w:eastAsia="Times New Roman" w:hAnsi="Times New Roman" w:cs="Times New Roman"/>
              <w:color w:val="000000"/>
            </w:rPr>
            <w:lastRenderedPageBreak/>
            <w:t>46. Al Mamun MA, Ahmed A, Nishat MM. Student mental health and academic motivation in the age of digital connectivity: A self-determination theory perspective. Social Sciences and Humanities Open. 2025;12. https://doi.org/10.1016/j.ssaho.2025.101927.</w:t>
          </w:r>
        </w:p>
        <w:p w14:paraId="6C300A55" w14:textId="77777777" w:rsidR="00785DD2" w:rsidRPr="00785DD2" w:rsidRDefault="00785DD2">
          <w:pPr>
            <w:divId w:val="946353078"/>
            <w:rPr>
              <w:rFonts w:ascii="Times New Roman" w:eastAsia="Times New Roman" w:hAnsi="Times New Roman" w:cs="Times New Roman"/>
              <w:color w:val="000000"/>
            </w:rPr>
          </w:pPr>
          <w:r w:rsidRPr="00785DD2">
            <w:rPr>
              <w:rFonts w:ascii="Times New Roman" w:eastAsia="Times New Roman" w:hAnsi="Times New Roman" w:cs="Times New Roman"/>
              <w:color w:val="000000"/>
            </w:rPr>
            <w:t>47. Mwase C, Nkhoma K, Allsop MJ. The role of digital health in palliative care for people living with HIV in sub-Saharan Africa: A systematic review. Digit Health. 2022;8. https://doi.org/10.1177/20552076221133707.</w:t>
          </w:r>
        </w:p>
        <w:p w14:paraId="0A095231" w14:textId="77777777" w:rsidR="00785DD2" w:rsidRPr="00785DD2" w:rsidRDefault="00785DD2">
          <w:pPr>
            <w:divId w:val="119344857"/>
            <w:rPr>
              <w:rFonts w:ascii="Times New Roman" w:eastAsia="Times New Roman" w:hAnsi="Times New Roman" w:cs="Times New Roman"/>
              <w:color w:val="000000"/>
            </w:rPr>
          </w:pPr>
          <w:r w:rsidRPr="00785DD2">
            <w:rPr>
              <w:rFonts w:ascii="Times New Roman" w:eastAsia="Times New Roman" w:hAnsi="Times New Roman" w:cs="Times New Roman"/>
              <w:color w:val="000000"/>
            </w:rPr>
            <w:t>48. Rahman MM, Ara T, Aninda MHHMK, Nurul A, Haider MM. Rural-urban differentials in the influences of individual and geospatial preparedness on institutional childbirth: a cross-sectional study in Bangladesh. BMJ Open. 2022;12. https://doi.org/10.1136/bmjopen-2021-060718.</w:t>
          </w:r>
        </w:p>
        <w:p w14:paraId="22A2D714" w14:textId="77777777" w:rsidR="00785DD2" w:rsidRPr="00785DD2" w:rsidRDefault="00785DD2">
          <w:pPr>
            <w:divId w:val="716441301"/>
            <w:rPr>
              <w:rFonts w:ascii="Times New Roman" w:eastAsia="Times New Roman" w:hAnsi="Times New Roman" w:cs="Times New Roman"/>
              <w:color w:val="000000"/>
            </w:rPr>
          </w:pPr>
          <w:r w:rsidRPr="00785DD2">
            <w:rPr>
              <w:rFonts w:ascii="Times New Roman" w:eastAsia="Times New Roman" w:hAnsi="Times New Roman" w:cs="Times New Roman"/>
              <w:color w:val="000000"/>
            </w:rPr>
            <w:t>49. Boer M, Stevens GWJM, Finkenauer C, de Looze ME, van den Eijnden RJJM. Social media use intensity, social media use problems, and mental health among adolescents: Investigating directionality and mediating processes. Comput Human Behav. 2021;116. https://doi.org/10.1016/j.chb.2020.106645.</w:t>
          </w:r>
        </w:p>
        <w:p w14:paraId="5C21D35C" w14:textId="77777777" w:rsidR="00785DD2" w:rsidRPr="00785DD2" w:rsidRDefault="00785DD2">
          <w:pPr>
            <w:divId w:val="1484657840"/>
            <w:rPr>
              <w:rFonts w:ascii="Times New Roman" w:eastAsia="Times New Roman" w:hAnsi="Times New Roman" w:cs="Times New Roman"/>
              <w:color w:val="000000"/>
            </w:rPr>
          </w:pPr>
          <w:r w:rsidRPr="00785DD2">
            <w:rPr>
              <w:rFonts w:ascii="Times New Roman" w:eastAsia="Times New Roman" w:hAnsi="Times New Roman" w:cs="Times New Roman"/>
              <w:color w:val="000000"/>
            </w:rPr>
            <w:t>50. Chakrabarti S. Digital psychiatry in low-and-middle-income countries: New developments and the way forward. World J Psychiatry. 2024;14:350–61. https://doi.org/10.5498/wjp.v14.i3.350.</w:t>
          </w:r>
        </w:p>
        <w:p w14:paraId="18B65A00" w14:textId="77777777" w:rsidR="00785DD2" w:rsidRPr="00785DD2" w:rsidRDefault="00785DD2">
          <w:pPr>
            <w:divId w:val="171189703"/>
            <w:rPr>
              <w:rFonts w:ascii="Times New Roman" w:eastAsia="Times New Roman" w:hAnsi="Times New Roman" w:cs="Times New Roman"/>
              <w:color w:val="000000"/>
            </w:rPr>
          </w:pPr>
          <w:r w:rsidRPr="00785DD2">
            <w:rPr>
              <w:rFonts w:ascii="Times New Roman" w:eastAsia="Times New Roman" w:hAnsi="Times New Roman" w:cs="Times New Roman"/>
              <w:color w:val="000000"/>
            </w:rPr>
            <w:t>51. Zhen Z, Tang D, Wang X, Feng Q. The impact of digital technology on health inequality: evidence from China. BMC Health Serv Res. 2024;24. https://doi.org/10.1186/s12913-024-12022-8.</w:t>
          </w:r>
        </w:p>
        <w:p w14:paraId="26A762DB" w14:textId="77777777" w:rsidR="00785DD2" w:rsidRPr="00785DD2" w:rsidRDefault="00785DD2">
          <w:pPr>
            <w:divId w:val="201676137"/>
            <w:rPr>
              <w:rFonts w:ascii="Times New Roman" w:eastAsia="Times New Roman" w:hAnsi="Times New Roman" w:cs="Times New Roman"/>
              <w:color w:val="000000"/>
            </w:rPr>
          </w:pPr>
          <w:r w:rsidRPr="00785DD2">
            <w:rPr>
              <w:rFonts w:ascii="Times New Roman" w:eastAsia="Times New Roman" w:hAnsi="Times New Roman" w:cs="Times New Roman"/>
              <w:color w:val="000000"/>
            </w:rPr>
            <w:t>52. Pham-Thi T, Wong P. Internet Access and Youth’s Mental Health and Well-being: Evidence from Ethiopia. Maastricht; 2025. https://doi.org/10.53330/GYMA8538.</w:t>
          </w:r>
        </w:p>
        <w:p w14:paraId="7E882F84" w14:textId="77777777" w:rsidR="00785DD2" w:rsidRPr="00785DD2" w:rsidRDefault="00785DD2">
          <w:pPr>
            <w:divId w:val="1069427457"/>
            <w:rPr>
              <w:rFonts w:ascii="Times New Roman" w:eastAsia="Times New Roman" w:hAnsi="Times New Roman" w:cs="Times New Roman"/>
              <w:color w:val="000000"/>
            </w:rPr>
          </w:pPr>
          <w:r w:rsidRPr="00785DD2">
            <w:rPr>
              <w:rFonts w:ascii="Times New Roman" w:eastAsia="Times New Roman" w:hAnsi="Times New Roman" w:cs="Times New Roman"/>
              <w:color w:val="000000"/>
            </w:rPr>
            <w:t>53. Tasnim F, Abedin S, Rahman MdM. Mediating role of perceived stress on the association between domestic violence and postpartum depression: cross-sectional study in Bangladesh. BJPsych Open. 2023;9. https://doi.org/10.1192/bjo.2022.633.</w:t>
          </w:r>
        </w:p>
        <w:p w14:paraId="4993D17D" w14:textId="77777777" w:rsidR="00785DD2" w:rsidRPr="00785DD2" w:rsidRDefault="00785DD2">
          <w:pPr>
            <w:divId w:val="1669600560"/>
            <w:rPr>
              <w:rFonts w:ascii="Times New Roman" w:eastAsia="Times New Roman" w:hAnsi="Times New Roman" w:cs="Times New Roman"/>
              <w:color w:val="000000"/>
            </w:rPr>
          </w:pPr>
          <w:r w:rsidRPr="00785DD2">
            <w:rPr>
              <w:rFonts w:ascii="Times New Roman" w:eastAsia="Times New Roman" w:hAnsi="Times New Roman" w:cs="Times New Roman"/>
              <w:color w:val="000000"/>
            </w:rPr>
            <w:t>54. Vannucci A, Flannery KM, Ohannessian CMC. Social media use and anxiety in emerging adults. J Affect Disord. 2017;207:163–6. https://doi.org/10.1016/j.jad.2016.08.040.</w:t>
          </w:r>
        </w:p>
        <w:p w14:paraId="46D89009" w14:textId="77777777" w:rsidR="00785DD2" w:rsidRPr="00785DD2" w:rsidRDefault="00785DD2">
          <w:pPr>
            <w:divId w:val="111284774"/>
            <w:rPr>
              <w:rFonts w:ascii="Times New Roman" w:eastAsia="Times New Roman" w:hAnsi="Times New Roman" w:cs="Times New Roman"/>
              <w:color w:val="000000"/>
            </w:rPr>
          </w:pPr>
          <w:r w:rsidRPr="00785DD2">
            <w:rPr>
              <w:rFonts w:ascii="Times New Roman" w:eastAsia="Times New Roman" w:hAnsi="Times New Roman" w:cs="Times New Roman"/>
              <w:color w:val="000000"/>
            </w:rPr>
            <w:t>55. Mekonen LD, Kumsa DM, Adamu Amanu A. Social media use, effects, and parental mediation among school adolescents in a developing country. Heliyon. 2024;10. https://doi.org/10.1016/j.heliyon.2024.e27855.</w:t>
          </w:r>
        </w:p>
        <w:p w14:paraId="7D1A8B1F" w14:textId="77777777" w:rsidR="00785DD2" w:rsidRPr="00785DD2" w:rsidRDefault="00785DD2">
          <w:pPr>
            <w:divId w:val="1885291890"/>
            <w:rPr>
              <w:rFonts w:ascii="Times New Roman" w:eastAsia="Times New Roman" w:hAnsi="Times New Roman" w:cs="Times New Roman"/>
              <w:color w:val="000000"/>
            </w:rPr>
          </w:pPr>
          <w:r w:rsidRPr="00785DD2">
            <w:rPr>
              <w:rFonts w:ascii="Times New Roman" w:eastAsia="Times New Roman" w:hAnsi="Times New Roman" w:cs="Times New Roman"/>
              <w:color w:val="000000"/>
            </w:rPr>
            <w:t>56. Zhen Z, Tang D, Wang X, Feng Q. The impact of digital technology on health inequality: evidence from China. BMC Health Serv Res. 2024;24. https://doi.org/10.1186/s12913-024-12022-8.</w:t>
          </w:r>
        </w:p>
        <w:p w14:paraId="7E582D01" w14:textId="77777777" w:rsidR="00785DD2" w:rsidRPr="00785DD2" w:rsidRDefault="00785DD2">
          <w:pPr>
            <w:divId w:val="1275207174"/>
            <w:rPr>
              <w:rFonts w:ascii="Times New Roman" w:eastAsia="Times New Roman" w:hAnsi="Times New Roman" w:cs="Times New Roman"/>
              <w:color w:val="000000"/>
            </w:rPr>
          </w:pPr>
          <w:r w:rsidRPr="00785DD2">
            <w:rPr>
              <w:rFonts w:ascii="Times New Roman" w:eastAsia="Times New Roman" w:hAnsi="Times New Roman" w:cs="Times New Roman"/>
              <w:color w:val="000000"/>
            </w:rPr>
            <w:lastRenderedPageBreak/>
            <w:t>57. Adedinsewo D, Eberly L, Sokumbi O, Rodriguez JA, Patten CA, Brewer LPC. Health Disparities, Clinical Trials, and the Digital Divide. Mayo Clinic Proceedings. 2023;98:1875–87. https://doi.org/10.1016/j.mayocp.2023.05.003.</w:t>
          </w:r>
        </w:p>
        <w:p w14:paraId="17C36C3D" w14:textId="77777777" w:rsidR="00785DD2" w:rsidRPr="00785DD2" w:rsidRDefault="00785DD2">
          <w:pPr>
            <w:divId w:val="1083065378"/>
            <w:rPr>
              <w:rFonts w:ascii="Times New Roman" w:eastAsia="Times New Roman" w:hAnsi="Times New Roman" w:cs="Times New Roman"/>
              <w:color w:val="000000"/>
            </w:rPr>
          </w:pPr>
          <w:r w:rsidRPr="00785DD2">
            <w:rPr>
              <w:rFonts w:ascii="Times New Roman" w:eastAsia="Times New Roman" w:hAnsi="Times New Roman" w:cs="Times New Roman"/>
              <w:color w:val="000000"/>
            </w:rPr>
            <w:t>58. Onu JU, Onyeka TC. Digital psychiatry in Nigeria: A scoping review. South African Journal of Psychiatry. 2024;30. https://doi.org/10.4102/sajpsychiatry.v30i0.2115.</w:t>
          </w:r>
        </w:p>
        <w:p w14:paraId="7909B4BB" w14:textId="3F1C10CA" w:rsidR="00C02A4C" w:rsidRDefault="00785DD2" w:rsidP="007B0273">
          <w:pPr>
            <w:spacing w:line="360" w:lineRule="auto"/>
            <w:jc w:val="both"/>
            <w:rPr>
              <w:rFonts w:ascii="Times New Roman" w:hAnsi="Times New Roman" w:cs="Times New Roman"/>
              <w:color w:val="000000"/>
            </w:rPr>
          </w:pPr>
          <w:r w:rsidRPr="00785DD2">
            <w:rPr>
              <w:rFonts w:ascii="Times New Roman" w:eastAsia="Times New Roman" w:hAnsi="Times New Roman" w:cs="Times New Roman"/>
              <w:color w:val="000000"/>
            </w:rPr>
            <w:t> </w:t>
          </w:r>
        </w:p>
      </w:sdtContent>
    </w:sdt>
    <w:p w14:paraId="20D05D2E" w14:textId="77777777" w:rsidR="00261899" w:rsidRDefault="00261899" w:rsidP="007B0273">
      <w:pPr>
        <w:spacing w:line="360" w:lineRule="auto"/>
        <w:jc w:val="both"/>
        <w:rPr>
          <w:rFonts w:ascii="Times New Roman" w:hAnsi="Times New Roman" w:cs="Times New Roman"/>
          <w:color w:val="000000"/>
        </w:rPr>
      </w:pPr>
    </w:p>
    <w:p w14:paraId="012AC784" w14:textId="77777777" w:rsidR="00261899" w:rsidRDefault="00261899" w:rsidP="007B0273">
      <w:pPr>
        <w:spacing w:line="360" w:lineRule="auto"/>
        <w:jc w:val="both"/>
        <w:rPr>
          <w:rFonts w:ascii="Times New Roman" w:hAnsi="Times New Roman" w:cs="Times New Roman"/>
          <w:color w:val="000000"/>
        </w:rPr>
      </w:pPr>
    </w:p>
    <w:p w14:paraId="44797A76" w14:textId="77777777" w:rsidR="00261899" w:rsidRDefault="00261899" w:rsidP="007B0273">
      <w:pPr>
        <w:spacing w:line="360" w:lineRule="auto"/>
        <w:jc w:val="both"/>
        <w:rPr>
          <w:rFonts w:ascii="Times New Roman" w:hAnsi="Times New Roman" w:cs="Times New Roman"/>
          <w:color w:val="000000"/>
        </w:rPr>
      </w:pPr>
    </w:p>
    <w:p w14:paraId="1AE43E9E" w14:textId="77777777" w:rsidR="00986805" w:rsidRDefault="00986805" w:rsidP="007B0273">
      <w:pPr>
        <w:spacing w:line="360" w:lineRule="auto"/>
        <w:jc w:val="both"/>
        <w:rPr>
          <w:rFonts w:ascii="Times New Roman" w:hAnsi="Times New Roman" w:cs="Times New Roman"/>
        </w:rPr>
      </w:pPr>
    </w:p>
    <w:p w14:paraId="0367D484" w14:textId="77777777" w:rsidR="00986805" w:rsidRDefault="00986805" w:rsidP="007B0273">
      <w:pPr>
        <w:spacing w:line="360" w:lineRule="auto"/>
        <w:jc w:val="both"/>
        <w:rPr>
          <w:rFonts w:ascii="Times New Roman" w:hAnsi="Times New Roman" w:cs="Times New Roman"/>
        </w:rPr>
      </w:pPr>
    </w:p>
    <w:p w14:paraId="21BBA406" w14:textId="77777777" w:rsidR="00986805" w:rsidRDefault="00986805" w:rsidP="007B0273">
      <w:pPr>
        <w:spacing w:line="360" w:lineRule="auto"/>
        <w:jc w:val="both"/>
        <w:rPr>
          <w:rFonts w:ascii="Times New Roman" w:hAnsi="Times New Roman" w:cs="Times New Roman"/>
        </w:rPr>
      </w:pPr>
    </w:p>
    <w:p w14:paraId="7B7E9141" w14:textId="4551DEDA" w:rsidR="00986805" w:rsidRDefault="00986805" w:rsidP="007B0273">
      <w:pPr>
        <w:spacing w:line="360" w:lineRule="auto"/>
        <w:jc w:val="both"/>
        <w:rPr>
          <w:rFonts w:ascii="Times New Roman" w:hAnsi="Times New Roman" w:cs="Times New Roman"/>
        </w:rPr>
      </w:pPr>
    </w:p>
    <w:p w14:paraId="5447209A" w14:textId="7C34598F" w:rsidR="00986805" w:rsidRDefault="00986805" w:rsidP="007B0273">
      <w:pPr>
        <w:spacing w:line="360" w:lineRule="auto"/>
        <w:jc w:val="both"/>
        <w:rPr>
          <w:rFonts w:ascii="Times New Roman" w:hAnsi="Times New Roman" w:cs="Times New Roman"/>
          <w:b/>
          <w:bCs/>
        </w:rPr>
      </w:pPr>
    </w:p>
    <w:p w14:paraId="1F3CFB81" w14:textId="259F61C5" w:rsidR="00986805" w:rsidRDefault="00986805" w:rsidP="007B0273">
      <w:pPr>
        <w:spacing w:line="360" w:lineRule="auto"/>
        <w:jc w:val="both"/>
        <w:rPr>
          <w:rFonts w:ascii="Times New Roman" w:hAnsi="Times New Roman" w:cs="Times New Roman"/>
          <w:b/>
          <w:bCs/>
        </w:rPr>
      </w:pPr>
    </w:p>
    <w:p w14:paraId="592DE336" w14:textId="77777777" w:rsidR="00986805" w:rsidRDefault="00986805" w:rsidP="007B0273">
      <w:pPr>
        <w:spacing w:line="360" w:lineRule="auto"/>
        <w:jc w:val="both"/>
        <w:rPr>
          <w:rFonts w:ascii="Times New Roman" w:hAnsi="Times New Roman" w:cs="Times New Roman"/>
          <w:b/>
          <w:bCs/>
        </w:rPr>
      </w:pPr>
    </w:p>
    <w:p w14:paraId="705BC223" w14:textId="77777777" w:rsidR="00986805" w:rsidRDefault="00986805" w:rsidP="007B0273">
      <w:pPr>
        <w:spacing w:line="360" w:lineRule="auto"/>
        <w:jc w:val="both"/>
        <w:rPr>
          <w:rFonts w:ascii="Times New Roman" w:hAnsi="Times New Roman" w:cs="Times New Roman"/>
          <w:b/>
          <w:bCs/>
        </w:rPr>
      </w:pPr>
    </w:p>
    <w:p w14:paraId="34C6CCFF" w14:textId="77777777" w:rsidR="00986805" w:rsidRDefault="00986805" w:rsidP="007B0273">
      <w:pPr>
        <w:spacing w:line="360" w:lineRule="auto"/>
        <w:jc w:val="both"/>
        <w:rPr>
          <w:rFonts w:ascii="Times New Roman" w:hAnsi="Times New Roman" w:cs="Times New Roman"/>
          <w:b/>
          <w:bCs/>
        </w:rPr>
      </w:pPr>
    </w:p>
    <w:p w14:paraId="266031FE" w14:textId="77777777" w:rsidR="00986805" w:rsidRDefault="00986805" w:rsidP="007B0273">
      <w:pPr>
        <w:spacing w:line="360" w:lineRule="auto"/>
        <w:jc w:val="both"/>
        <w:rPr>
          <w:rFonts w:ascii="Times New Roman" w:hAnsi="Times New Roman" w:cs="Times New Roman"/>
          <w:b/>
          <w:bCs/>
        </w:rPr>
      </w:pPr>
    </w:p>
    <w:p w14:paraId="7298A24B" w14:textId="5E2792E9" w:rsidR="00986805" w:rsidRDefault="00986805" w:rsidP="007B0273">
      <w:pPr>
        <w:spacing w:line="360" w:lineRule="auto"/>
        <w:jc w:val="both"/>
        <w:rPr>
          <w:rFonts w:ascii="Times New Roman" w:hAnsi="Times New Roman" w:cs="Times New Roman"/>
          <w:b/>
          <w:bCs/>
        </w:rPr>
      </w:pPr>
    </w:p>
    <w:p w14:paraId="124A67B9" w14:textId="77777777" w:rsidR="00BF2990" w:rsidRDefault="00BF2990" w:rsidP="0092196E">
      <w:pPr>
        <w:spacing w:line="360" w:lineRule="auto"/>
        <w:jc w:val="both"/>
        <w:rPr>
          <w:rFonts w:ascii="Times New Roman" w:hAnsi="Times New Roman" w:cs="Times New Roman"/>
          <w:b/>
          <w:bCs/>
        </w:rPr>
      </w:pPr>
    </w:p>
    <w:p w14:paraId="664AE336" w14:textId="77777777" w:rsidR="00BF2990" w:rsidRDefault="00BF2990" w:rsidP="0092196E">
      <w:pPr>
        <w:spacing w:line="360" w:lineRule="auto"/>
        <w:jc w:val="both"/>
        <w:rPr>
          <w:rFonts w:ascii="Times New Roman" w:hAnsi="Times New Roman" w:cs="Times New Roman"/>
          <w:b/>
          <w:bCs/>
        </w:rPr>
      </w:pPr>
    </w:p>
    <w:p w14:paraId="23C53402" w14:textId="77777777" w:rsidR="00BF2990" w:rsidRDefault="00BF2990" w:rsidP="0092196E">
      <w:pPr>
        <w:spacing w:line="360" w:lineRule="auto"/>
        <w:jc w:val="both"/>
        <w:rPr>
          <w:rFonts w:ascii="Times New Roman" w:hAnsi="Times New Roman" w:cs="Times New Roman"/>
          <w:b/>
          <w:bCs/>
        </w:rPr>
      </w:pPr>
    </w:p>
    <w:p w14:paraId="5B78F8A7" w14:textId="77777777" w:rsidR="00BF2990" w:rsidRDefault="00BF2990" w:rsidP="0092196E">
      <w:pPr>
        <w:spacing w:line="360" w:lineRule="auto"/>
        <w:jc w:val="both"/>
        <w:rPr>
          <w:rFonts w:ascii="Times New Roman" w:hAnsi="Times New Roman" w:cs="Times New Roman"/>
          <w:b/>
          <w:bCs/>
        </w:rPr>
      </w:pPr>
    </w:p>
    <w:p w14:paraId="37390ACB" w14:textId="7FA0EB8A" w:rsidR="0092196E" w:rsidRPr="00986805" w:rsidRDefault="0092196E" w:rsidP="0092196E">
      <w:pPr>
        <w:spacing w:line="360" w:lineRule="auto"/>
        <w:jc w:val="both"/>
        <w:rPr>
          <w:rFonts w:ascii="Times New Roman" w:hAnsi="Times New Roman" w:cs="Times New Roman"/>
          <w:b/>
          <w:bCs/>
        </w:rPr>
      </w:pPr>
      <w:r w:rsidRPr="00986805">
        <w:rPr>
          <w:rFonts w:ascii="Times New Roman" w:hAnsi="Times New Roman" w:cs="Times New Roman"/>
          <w:b/>
          <w:bCs/>
        </w:rPr>
        <w:lastRenderedPageBreak/>
        <w:t>List Of All Figures</w:t>
      </w:r>
    </w:p>
    <w:p w14:paraId="2174E8F4" w14:textId="51A68D1F" w:rsidR="0052387A" w:rsidRDefault="0052387A" w:rsidP="007B0273">
      <w:pPr>
        <w:spacing w:line="360" w:lineRule="auto"/>
        <w:jc w:val="both"/>
        <w:rPr>
          <w:rFonts w:ascii="Times New Roman" w:hAnsi="Times New Roman" w:cs="Times New Roman"/>
          <w:b/>
          <w:bCs/>
        </w:rPr>
      </w:pPr>
      <w:r w:rsidRPr="00986805">
        <w:rPr>
          <w:rFonts w:ascii="Times New Roman" w:hAnsi="Times New Roman" w:cs="Times New Roman"/>
          <w:b/>
          <w:bCs/>
          <w:noProof/>
        </w:rPr>
        <w:drawing>
          <wp:anchor distT="0" distB="0" distL="114300" distR="114300" simplePos="0" relativeHeight="251659264" behindDoc="0" locked="0" layoutInCell="1" allowOverlap="1" wp14:anchorId="55059ABD" wp14:editId="370C432B">
            <wp:simplePos x="0" y="0"/>
            <wp:positionH relativeFrom="margin">
              <wp:align>right</wp:align>
            </wp:positionH>
            <wp:positionV relativeFrom="page">
              <wp:posOffset>3954780</wp:posOffset>
            </wp:positionV>
            <wp:extent cx="5943600" cy="4324350"/>
            <wp:effectExtent l="0" t="0" r="0" b="0"/>
            <wp:wrapTopAndBottom/>
            <wp:docPr id="11103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63960" name="Picture 1110363960"/>
                    <pic:cNvPicPr/>
                  </pic:nvPicPr>
                  <pic:blipFill>
                    <a:blip r:embed="rId19">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anchor>
        </w:drawing>
      </w:r>
      <w:r>
        <w:rPr>
          <w:rFonts w:ascii="Times New Roman" w:hAnsi="Times New Roman" w:cs="Times New Roman"/>
          <w:b/>
          <w:bCs/>
        </w:rPr>
        <w:t>Figure 3:</w:t>
      </w:r>
      <w:r w:rsidRPr="0052387A">
        <w:rPr>
          <w:rFonts w:ascii="Times New Roman" w:hAnsi="Times New Roman" w:cs="Times New Roman"/>
          <w:b/>
          <w:bCs/>
        </w:rPr>
        <w:t xml:space="preserve"> Receiver Operating Characteristic (ROC) Curve for the Prediction Model of Unmet Need for Family Planning in Bangladesh (BDHS 2022)</w:t>
      </w:r>
    </w:p>
    <w:p w14:paraId="0335FA1D" w14:textId="77777777" w:rsidR="0052387A" w:rsidRDefault="0052387A" w:rsidP="007B0273">
      <w:pPr>
        <w:spacing w:line="360" w:lineRule="auto"/>
        <w:jc w:val="both"/>
        <w:rPr>
          <w:rFonts w:ascii="Times New Roman" w:hAnsi="Times New Roman" w:cs="Times New Roman"/>
          <w:b/>
          <w:bCs/>
        </w:rPr>
      </w:pPr>
    </w:p>
    <w:p w14:paraId="15E66C26" w14:textId="77777777" w:rsidR="0052387A" w:rsidRDefault="0052387A" w:rsidP="007B0273">
      <w:pPr>
        <w:spacing w:line="360" w:lineRule="auto"/>
        <w:jc w:val="both"/>
        <w:rPr>
          <w:rFonts w:ascii="Times New Roman" w:hAnsi="Times New Roman" w:cs="Times New Roman"/>
          <w:b/>
          <w:bCs/>
        </w:rPr>
      </w:pPr>
    </w:p>
    <w:p w14:paraId="33268A72" w14:textId="77777777" w:rsidR="0052387A" w:rsidRDefault="0052387A" w:rsidP="007B0273">
      <w:pPr>
        <w:spacing w:line="360" w:lineRule="auto"/>
        <w:jc w:val="both"/>
        <w:rPr>
          <w:rFonts w:ascii="Times New Roman" w:hAnsi="Times New Roman" w:cs="Times New Roman"/>
          <w:b/>
          <w:bCs/>
        </w:rPr>
      </w:pPr>
    </w:p>
    <w:p w14:paraId="58AD9275" w14:textId="36435F2A" w:rsidR="0052387A" w:rsidRDefault="0052387A" w:rsidP="007B0273">
      <w:pPr>
        <w:spacing w:line="360" w:lineRule="auto"/>
        <w:jc w:val="both"/>
        <w:rPr>
          <w:rFonts w:ascii="Times New Roman" w:hAnsi="Times New Roman" w:cs="Times New Roman"/>
          <w:b/>
          <w:bCs/>
        </w:rPr>
      </w:pPr>
    </w:p>
    <w:p w14:paraId="7B3F4E72" w14:textId="60545B89" w:rsidR="0052387A" w:rsidRDefault="0052387A" w:rsidP="007B0273">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74624" behindDoc="0" locked="0" layoutInCell="1" allowOverlap="1" wp14:anchorId="5D0D8D25" wp14:editId="44C34D63">
            <wp:simplePos x="0" y="0"/>
            <wp:positionH relativeFrom="column">
              <wp:posOffset>0</wp:posOffset>
            </wp:positionH>
            <wp:positionV relativeFrom="page">
              <wp:posOffset>2004060</wp:posOffset>
            </wp:positionV>
            <wp:extent cx="5943600" cy="2957195"/>
            <wp:effectExtent l="0" t="0" r="0" b="0"/>
            <wp:wrapTopAndBottom/>
            <wp:docPr id="182221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17330" name="Picture 1822217330"/>
                    <pic:cNvPicPr/>
                  </pic:nvPicPr>
                  <pic:blipFill>
                    <a:blip r:embed="rId20">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anchor>
        </w:drawing>
      </w:r>
      <w:r>
        <w:rPr>
          <w:rFonts w:ascii="Times New Roman" w:hAnsi="Times New Roman" w:cs="Times New Roman"/>
          <w:b/>
          <w:bCs/>
        </w:rPr>
        <w:t>Figure 4: Spatial Inequalities of Unmet Family Need</w:t>
      </w:r>
    </w:p>
    <w:p w14:paraId="6CFA98E7" w14:textId="77777777" w:rsidR="00195229" w:rsidRDefault="00195229" w:rsidP="007B0273">
      <w:pPr>
        <w:spacing w:line="360" w:lineRule="auto"/>
        <w:jc w:val="both"/>
        <w:rPr>
          <w:rFonts w:ascii="Times New Roman" w:hAnsi="Times New Roman" w:cs="Times New Roman"/>
          <w:b/>
          <w:bCs/>
        </w:rPr>
      </w:pPr>
    </w:p>
    <w:p w14:paraId="5DC2E4EA" w14:textId="77777777" w:rsidR="00195229" w:rsidRDefault="00195229" w:rsidP="007B0273">
      <w:pPr>
        <w:spacing w:line="360" w:lineRule="auto"/>
        <w:jc w:val="both"/>
        <w:rPr>
          <w:rFonts w:ascii="Times New Roman" w:hAnsi="Times New Roman" w:cs="Times New Roman"/>
          <w:b/>
          <w:bCs/>
        </w:rPr>
      </w:pPr>
    </w:p>
    <w:p w14:paraId="7B9A5094" w14:textId="77777777" w:rsidR="00195229" w:rsidRDefault="00195229" w:rsidP="007B0273">
      <w:pPr>
        <w:spacing w:line="360" w:lineRule="auto"/>
        <w:jc w:val="both"/>
        <w:rPr>
          <w:rFonts w:ascii="Times New Roman" w:hAnsi="Times New Roman" w:cs="Times New Roman"/>
          <w:b/>
          <w:bCs/>
        </w:rPr>
      </w:pPr>
    </w:p>
    <w:p w14:paraId="30B66B99" w14:textId="77777777" w:rsidR="00195229" w:rsidRDefault="00195229" w:rsidP="007B0273">
      <w:pPr>
        <w:spacing w:line="360" w:lineRule="auto"/>
        <w:jc w:val="both"/>
        <w:rPr>
          <w:rFonts w:ascii="Times New Roman" w:hAnsi="Times New Roman" w:cs="Times New Roman"/>
          <w:b/>
          <w:bCs/>
        </w:rPr>
      </w:pPr>
    </w:p>
    <w:p w14:paraId="05144DD3" w14:textId="77777777" w:rsidR="00195229" w:rsidRPr="00D1444B" w:rsidRDefault="00195229" w:rsidP="00195229">
      <w:pPr>
        <w:rPr>
          <w:rFonts w:ascii="Times New Roman" w:hAnsi="Times New Roman" w:cs="Times New Roman"/>
          <w:b/>
          <w:bCs/>
        </w:rPr>
      </w:pPr>
      <w:r w:rsidRPr="00D1444B">
        <w:rPr>
          <w:rFonts w:ascii="Times New Roman" w:hAnsi="Times New Roman" w:cs="Times New Roman"/>
          <w:b/>
          <w:bCs/>
        </w:rPr>
        <w:t>Table 4: Model fit statistics for logistic regression models predicting unmet need for family planning among currently pregnant women (BDHS 2022)</w:t>
      </w:r>
    </w:p>
    <w:tbl>
      <w:tblPr>
        <w:tblStyle w:val="TableGrid"/>
        <w:tblW w:w="5000" w:type="pct"/>
        <w:tblLook w:val="04A0" w:firstRow="1" w:lastRow="0" w:firstColumn="1" w:lastColumn="0" w:noHBand="0" w:noVBand="1"/>
      </w:tblPr>
      <w:tblGrid>
        <w:gridCol w:w="1969"/>
        <w:gridCol w:w="1702"/>
        <w:gridCol w:w="623"/>
        <w:gridCol w:w="1163"/>
        <w:gridCol w:w="1116"/>
        <w:gridCol w:w="2777"/>
      </w:tblGrid>
      <w:tr w:rsidR="00195229" w:rsidRPr="00D1444B" w14:paraId="3D4E2FE1" w14:textId="77777777" w:rsidTr="008E26FB">
        <w:trPr>
          <w:trHeight w:val="107"/>
        </w:trPr>
        <w:tc>
          <w:tcPr>
            <w:tcW w:w="1053" w:type="pct"/>
            <w:hideMark/>
          </w:tcPr>
          <w:p w14:paraId="76FA4C53" w14:textId="77777777" w:rsidR="00195229" w:rsidRPr="00D1444B" w:rsidRDefault="00195229" w:rsidP="008E26FB">
            <w:pPr>
              <w:jc w:val="center"/>
              <w:rPr>
                <w:rFonts w:ascii="Times New Roman" w:eastAsia="Times New Roman" w:hAnsi="Times New Roman" w:cs="Times New Roman"/>
                <w:b/>
                <w:bCs/>
                <w:color w:val="000000"/>
                <w:kern w:val="0"/>
                <w:szCs w:val="24"/>
                <w14:ligatures w14:val="none"/>
              </w:rPr>
            </w:pPr>
            <w:r w:rsidRPr="00D1444B">
              <w:rPr>
                <w:rFonts w:ascii="Times New Roman" w:eastAsia="Times New Roman" w:hAnsi="Times New Roman" w:cs="Times New Roman"/>
                <w:b/>
                <w:bCs/>
                <w:color w:val="000000"/>
                <w:kern w:val="0"/>
                <w:szCs w:val="24"/>
                <w14:ligatures w14:val="none"/>
              </w:rPr>
              <w:t>Model</w:t>
            </w:r>
          </w:p>
        </w:tc>
        <w:tc>
          <w:tcPr>
            <w:tcW w:w="910" w:type="pct"/>
            <w:hideMark/>
          </w:tcPr>
          <w:p w14:paraId="7B4F0096" w14:textId="77777777" w:rsidR="00195229" w:rsidRPr="00D1444B" w:rsidRDefault="00195229" w:rsidP="008E26FB">
            <w:pPr>
              <w:jc w:val="center"/>
              <w:rPr>
                <w:rFonts w:ascii="Times New Roman" w:eastAsia="Times New Roman" w:hAnsi="Times New Roman" w:cs="Times New Roman"/>
                <w:b/>
                <w:bCs/>
                <w:color w:val="000000"/>
                <w:kern w:val="0"/>
                <w:szCs w:val="24"/>
                <w14:ligatures w14:val="none"/>
              </w:rPr>
            </w:pPr>
            <w:r w:rsidRPr="00D1444B">
              <w:rPr>
                <w:rFonts w:ascii="Times New Roman" w:eastAsia="Times New Roman" w:hAnsi="Times New Roman" w:cs="Times New Roman"/>
                <w:b/>
                <w:bCs/>
                <w:color w:val="000000"/>
                <w:kern w:val="0"/>
                <w:szCs w:val="24"/>
                <w14:ligatures w14:val="none"/>
              </w:rPr>
              <w:t>Log Likelihood</w:t>
            </w:r>
          </w:p>
        </w:tc>
        <w:tc>
          <w:tcPr>
            <w:tcW w:w="333" w:type="pct"/>
            <w:hideMark/>
          </w:tcPr>
          <w:p w14:paraId="20D68530" w14:textId="77777777" w:rsidR="00195229" w:rsidRPr="00D1444B" w:rsidRDefault="00195229" w:rsidP="008E26FB">
            <w:pPr>
              <w:jc w:val="center"/>
              <w:rPr>
                <w:rFonts w:ascii="Times New Roman" w:eastAsia="Times New Roman" w:hAnsi="Times New Roman" w:cs="Times New Roman"/>
                <w:b/>
                <w:bCs/>
                <w:color w:val="000000"/>
                <w:kern w:val="0"/>
                <w:szCs w:val="24"/>
                <w14:ligatures w14:val="none"/>
              </w:rPr>
            </w:pPr>
            <w:r w:rsidRPr="00D1444B">
              <w:rPr>
                <w:rFonts w:ascii="Times New Roman" w:eastAsia="Times New Roman" w:hAnsi="Times New Roman" w:cs="Times New Roman"/>
                <w:b/>
                <w:bCs/>
                <w:color w:val="000000"/>
                <w:kern w:val="0"/>
                <w:szCs w:val="24"/>
                <w14:ligatures w14:val="none"/>
              </w:rPr>
              <w:t>df</w:t>
            </w:r>
          </w:p>
        </w:tc>
        <w:tc>
          <w:tcPr>
            <w:tcW w:w="622" w:type="pct"/>
            <w:hideMark/>
          </w:tcPr>
          <w:p w14:paraId="60C03E4E" w14:textId="77777777" w:rsidR="00195229" w:rsidRPr="00D1444B" w:rsidRDefault="00195229" w:rsidP="008E26FB">
            <w:pPr>
              <w:jc w:val="center"/>
              <w:rPr>
                <w:rFonts w:ascii="Times New Roman" w:eastAsia="Times New Roman" w:hAnsi="Times New Roman" w:cs="Times New Roman"/>
                <w:b/>
                <w:bCs/>
                <w:color w:val="000000"/>
                <w:kern w:val="0"/>
                <w:szCs w:val="24"/>
                <w14:ligatures w14:val="none"/>
              </w:rPr>
            </w:pPr>
            <w:r w:rsidRPr="00D1444B">
              <w:rPr>
                <w:rFonts w:ascii="Times New Roman" w:eastAsia="Times New Roman" w:hAnsi="Times New Roman" w:cs="Times New Roman"/>
                <w:b/>
                <w:bCs/>
                <w:color w:val="000000"/>
                <w:kern w:val="0"/>
                <w:szCs w:val="24"/>
                <w14:ligatures w14:val="none"/>
              </w:rPr>
              <w:t>AIC</w:t>
            </w:r>
          </w:p>
        </w:tc>
        <w:tc>
          <w:tcPr>
            <w:tcW w:w="597" w:type="pct"/>
            <w:hideMark/>
          </w:tcPr>
          <w:p w14:paraId="4A231532" w14:textId="77777777" w:rsidR="00195229" w:rsidRPr="00D1444B" w:rsidRDefault="00195229" w:rsidP="008E26FB">
            <w:pPr>
              <w:jc w:val="center"/>
              <w:rPr>
                <w:rFonts w:ascii="Times New Roman" w:eastAsia="Times New Roman" w:hAnsi="Times New Roman" w:cs="Times New Roman"/>
                <w:b/>
                <w:bCs/>
                <w:color w:val="000000"/>
                <w:kern w:val="0"/>
                <w:szCs w:val="24"/>
                <w14:ligatures w14:val="none"/>
              </w:rPr>
            </w:pPr>
            <w:r w:rsidRPr="00D1444B">
              <w:rPr>
                <w:rFonts w:ascii="Times New Roman" w:eastAsia="Times New Roman" w:hAnsi="Times New Roman" w:cs="Times New Roman"/>
                <w:b/>
                <w:bCs/>
                <w:color w:val="000000"/>
                <w:kern w:val="0"/>
                <w:szCs w:val="24"/>
                <w14:ligatures w14:val="none"/>
              </w:rPr>
              <w:t>BIC</w:t>
            </w:r>
          </w:p>
        </w:tc>
        <w:tc>
          <w:tcPr>
            <w:tcW w:w="1485" w:type="pct"/>
            <w:hideMark/>
          </w:tcPr>
          <w:p w14:paraId="3EF0F75B" w14:textId="77777777" w:rsidR="00195229" w:rsidRPr="00D1444B" w:rsidRDefault="00195229" w:rsidP="008E26FB">
            <w:pPr>
              <w:jc w:val="center"/>
              <w:rPr>
                <w:rFonts w:ascii="Times New Roman" w:eastAsia="Times New Roman" w:hAnsi="Times New Roman" w:cs="Times New Roman"/>
                <w:b/>
                <w:bCs/>
                <w:color w:val="000000"/>
                <w:kern w:val="0"/>
                <w:szCs w:val="24"/>
                <w14:ligatures w14:val="none"/>
              </w:rPr>
            </w:pPr>
            <w:r w:rsidRPr="00D1444B">
              <w:rPr>
                <w:rFonts w:ascii="Times New Roman" w:eastAsia="Times New Roman" w:hAnsi="Times New Roman" w:cs="Times New Roman"/>
                <w:b/>
                <w:bCs/>
                <w:color w:val="000000"/>
                <w:kern w:val="0"/>
                <w:szCs w:val="24"/>
                <w14:ligatures w14:val="none"/>
              </w:rPr>
              <w:t>LR Test vs Previous Model</w:t>
            </w:r>
          </w:p>
        </w:tc>
      </w:tr>
      <w:tr w:rsidR="00195229" w:rsidRPr="00D1444B" w14:paraId="7B4F253C" w14:textId="77777777" w:rsidTr="008E26FB">
        <w:trPr>
          <w:trHeight w:val="278"/>
        </w:trPr>
        <w:tc>
          <w:tcPr>
            <w:tcW w:w="1053" w:type="pct"/>
            <w:hideMark/>
          </w:tcPr>
          <w:p w14:paraId="7B8FB210"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M0 (Null model)</w:t>
            </w:r>
          </w:p>
        </w:tc>
        <w:tc>
          <w:tcPr>
            <w:tcW w:w="910" w:type="pct"/>
            <w:hideMark/>
          </w:tcPr>
          <w:p w14:paraId="52AEFC28"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-2950.52</w:t>
            </w:r>
          </w:p>
        </w:tc>
        <w:tc>
          <w:tcPr>
            <w:tcW w:w="333" w:type="pct"/>
            <w:hideMark/>
          </w:tcPr>
          <w:p w14:paraId="1E0C7D8C"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2</w:t>
            </w:r>
          </w:p>
        </w:tc>
        <w:tc>
          <w:tcPr>
            <w:tcW w:w="622" w:type="pct"/>
            <w:hideMark/>
          </w:tcPr>
          <w:p w14:paraId="603936BA"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5905.04</w:t>
            </w:r>
          </w:p>
        </w:tc>
        <w:tc>
          <w:tcPr>
            <w:tcW w:w="597" w:type="pct"/>
            <w:hideMark/>
          </w:tcPr>
          <w:p w14:paraId="0DF579BB"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5917.805</w:t>
            </w:r>
          </w:p>
        </w:tc>
        <w:tc>
          <w:tcPr>
            <w:tcW w:w="1485" w:type="pct"/>
            <w:hideMark/>
          </w:tcPr>
          <w:p w14:paraId="1D4BAD96"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w:t>
            </w:r>
          </w:p>
        </w:tc>
      </w:tr>
      <w:tr w:rsidR="00195229" w:rsidRPr="00D1444B" w14:paraId="141BB280" w14:textId="77777777" w:rsidTr="008E26FB">
        <w:trPr>
          <w:trHeight w:val="260"/>
        </w:trPr>
        <w:tc>
          <w:tcPr>
            <w:tcW w:w="1053" w:type="pct"/>
            <w:hideMark/>
          </w:tcPr>
          <w:p w14:paraId="26547585"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M1</w:t>
            </w:r>
          </w:p>
        </w:tc>
        <w:tc>
          <w:tcPr>
            <w:tcW w:w="910" w:type="pct"/>
            <w:hideMark/>
          </w:tcPr>
          <w:p w14:paraId="112D3993"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-2797.01</w:t>
            </w:r>
          </w:p>
        </w:tc>
        <w:tc>
          <w:tcPr>
            <w:tcW w:w="333" w:type="pct"/>
            <w:hideMark/>
          </w:tcPr>
          <w:p w14:paraId="0F06701B"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4</w:t>
            </w:r>
          </w:p>
        </w:tc>
        <w:tc>
          <w:tcPr>
            <w:tcW w:w="622" w:type="pct"/>
            <w:hideMark/>
          </w:tcPr>
          <w:p w14:paraId="05077C07"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5602.016</w:t>
            </w:r>
          </w:p>
        </w:tc>
        <w:tc>
          <w:tcPr>
            <w:tcW w:w="597" w:type="pct"/>
            <w:hideMark/>
          </w:tcPr>
          <w:p w14:paraId="0B2DBF36"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5627.547</w:t>
            </w:r>
          </w:p>
        </w:tc>
        <w:tc>
          <w:tcPr>
            <w:tcW w:w="1485" w:type="pct"/>
            <w:hideMark/>
          </w:tcPr>
          <w:p w14:paraId="750D239A"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χ² (2) =307.02, p&lt;0.001</w:t>
            </w:r>
          </w:p>
        </w:tc>
      </w:tr>
      <w:tr w:rsidR="00195229" w:rsidRPr="00D1444B" w14:paraId="3BECD622" w14:textId="77777777" w:rsidTr="008E26FB">
        <w:trPr>
          <w:trHeight w:val="288"/>
        </w:trPr>
        <w:tc>
          <w:tcPr>
            <w:tcW w:w="1053" w:type="pct"/>
            <w:hideMark/>
          </w:tcPr>
          <w:p w14:paraId="059B8D2E"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M13</w:t>
            </w:r>
          </w:p>
        </w:tc>
        <w:tc>
          <w:tcPr>
            <w:tcW w:w="910" w:type="pct"/>
            <w:hideMark/>
          </w:tcPr>
          <w:p w14:paraId="3B83C56C"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-2427.64</w:t>
            </w:r>
          </w:p>
        </w:tc>
        <w:tc>
          <w:tcPr>
            <w:tcW w:w="333" w:type="pct"/>
            <w:hideMark/>
          </w:tcPr>
          <w:p w14:paraId="4939A46A"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26</w:t>
            </w:r>
          </w:p>
        </w:tc>
        <w:tc>
          <w:tcPr>
            <w:tcW w:w="622" w:type="pct"/>
            <w:hideMark/>
          </w:tcPr>
          <w:p w14:paraId="43654ABA"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4907.288</w:t>
            </w:r>
          </w:p>
        </w:tc>
        <w:tc>
          <w:tcPr>
            <w:tcW w:w="597" w:type="pct"/>
            <w:hideMark/>
          </w:tcPr>
          <w:p w14:paraId="1FF0A1B5"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5073.234</w:t>
            </w:r>
          </w:p>
        </w:tc>
        <w:tc>
          <w:tcPr>
            <w:tcW w:w="1485" w:type="pct"/>
            <w:hideMark/>
          </w:tcPr>
          <w:p w14:paraId="6D7851F3"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w:t>
            </w:r>
          </w:p>
        </w:tc>
      </w:tr>
      <w:tr w:rsidR="00195229" w:rsidRPr="00D1444B" w14:paraId="7F576708" w14:textId="77777777" w:rsidTr="008E26FB">
        <w:trPr>
          <w:trHeight w:val="134"/>
        </w:trPr>
        <w:tc>
          <w:tcPr>
            <w:tcW w:w="1053" w:type="pct"/>
            <w:hideMark/>
          </w:tcPr>
          <w:p w14:paraId="07DF9DC3"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M14 (Final model)</w:t>
            </w:r>
          </w:p>
        </w:tc>
        <w:tc>
          <w:tcPr>
            <w:tcW w:w="910" w:type="pct"/>
            <w:hideMark/>
          </w:tcPr>
          <w:p w14:paraId="28B3F94A"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-2415.65</w:t>
            </w:r>
          </w:p>
        </w:tc>
        <w:tc>
          <w:tcPr>
            <w:tcW w:w="333" w:type="pct"/>
            <w:hideMark/>
          </w:tcPr>
          <w:p w14:paraId="1B6F4F3F"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27</w:t>
            </w:r>
          </w:p>
        </w:tc>
        <w:tc>
          <w:tcPr>
            <w:tcW w:w="622" w:type="pct"/>
            <w:hideMark/>
          </w:tcPr>
          <w:p w14:paraId="183FE2AE"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4885.293</w:t>
            </w:r>
          </w:p>
        </w:tc>
        <w:tc>
          <w:tcPr>
            <w:tcW w:w="597" w:type="pct"/>
            <w:hideMark/>
          </w:tcPr>
          <w:p w14:paraId="65E7E8ED" w14:textId="77777777" w:rsidR="00195229" w:rsidRPr="00D1444B" w:rsidRDefault="00195229" w:rsidP="008E26FB">
            <w:pPr>
              <w:jc w:val="right"/>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5057.621</w:t>
            </w:r>
          </w:p>
        </w:tc>
        <w:tc>
          <w:tcPr>
            <w:tcW w:w="1485" w:type="pct"/>
            <w:hideMark/>
          </w:tcPr>
          <w:p w14:paraId="0CDFC363" w14:textId="77777777" w:rsidR="00195229" w:rsidRPr="00D1444B" w:rsidRDefault="00195229" w:rsidP="008E26FB">
            <w:pPr>
              <w:rPr>
                <w:rFonts w:ascii="Times New Roman" w:eastAsia="Times New Roman" w:hAnsi="Times New Roman" w:cs="Times New Roman"/>
                <w:color w:val="000000"/>
                <w:kern w:val="0"/>
                <w:szCs w:val="24"/>
                <w14:ligatures w14:val="none"/>
              </w:rPr>
            </w:pPr>
            <w:r w:rsidRPr="00D1444B">
              <w:rPr>
                <w:rFonts w:ascii="Times New Roman" w:eastAsia="Times New Roman" w:hAnsi="Times New Roman" w:cs="Times New Roman"/>
                <w:color w:val="000000"/>
                <w:kern w:val="0"/>
                <w:szCs w:val="24"/>
                <w14:ligatures w14:val="none"/>
              </w:rPr>
              <w:t>χ² (1) =24.00, p&lt;0.001</w:t>
            </w:r>
          </w:p>
        </w:tc>
      </w:tr>
    </w:tbl>
    <w:p w14:paraId="57189557" w14:textId="77777777" w:rsidR="00195229" w:rsidRDefault="00195229" w:rsidP="00195229">
      <w:pPr>
        <w:rPr>
          <w:rFonts w:ascii="Times New Roman" w:hAnsi="Times New Roman" w:cs="Times New Roman"/>
        </w:rPr>
      </w:pPr>
    </w:p>
    <w:p w14:paraId="61455EEF" w14:textId="70457CB3" w:rsidR="00195229" w:rsidRPr="00BE7FC3" w:rsidRDefault="00195229" w:rsidP="00BE7FC3">
      <w:pPr>
        <w:jc w:val="both"/>
        <w:rPr>
          <w:rFonts w:ascii="Times New Roman" w:hAnsi="Times New Roman" w:cs="Times New Roman"/>
        </w:rPr>
      </w:pPr>
      <w:r w:rsidRPr="00D1444B">
        <w:rPr>
          <w:rFonts w:ascii="Times New Roman" w:hAnsi="Times New Roman" w:cs="Times New Roman"/>
        </w:rPr>
        <w:t>Note: Data source</w:t>
      </w:r>
      <w:r w:rsidRPr="00D1444B">
        <w:rPr>
          <w:rFonts w:ascii="Times New Roman" w:hAnsi="Times New Roman" w:cs="Times New Roman"/>
          <w:i/>
          <w:iCs/>
        </w:rPr>
        <w:t>: Bangladesh Demographic and Health Survey (BDHS 2022). All analyses were weighted and adjusted for the complex survey design using sampling weights, clustering, and stratification. The analytical sample size was N = 4,370. Among the fitted models (M0–M14), the final model (M14) demonstrated the best model fit based on likelihood ratio tests, Akaike Information Criterion (AIC), and Bayesian Information Criterion (BIC).</w:t>
      </w:r>
    </w:p>
    <w:sectPr w:rsidR="00195229" w:rsidRPr="00BE7FC3" w:rsidSect="00EA3E52">
      <w:footerReference w:type="default" r:id="rId2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7-10T20:22:00Z" w:initials="RK">
    <w:p w14:paraId="5C921A0B" w14:textId="6ECC5A9D" w:rsidR="00A0308F" w:rsidRDefault="00A0308F">
      <w:pPr>
        <w:pStyle w:val="CommentText"/>
      </w:pPr>
      <w:r>
        <w:rPr>
          <w:rStyle w:val="CommentReference"/>
        </w:rPr>
        <w:annotationRef/>
      </w:r>
      <w:r>
        <w:t xml:space="preserve">Can these be shortened and written in a concreate way? </w:t>
      </w:r>
    </w:p>
  </w:comment>
  <w:comment w:id="2" w:author="Author" w:date="2026-07-10T20:29:00Z" w:initials="RK">
    <w:p w14:paraId="69FA3C02" w14:textId="5A71DF89" w:rsidR="00A0308F" w:rsidRDefault="00A0308F">
      <w:pPr>
        <w:pStyle w:val="CommentText"/>
      </w:pPr>
      <w:r>
        <w:rPr>
          <w:rStyle w:val="CommentReference"/>
        </w:rPr>
        <w:annotationRef/>
      </w:r>
      <w:r>
        <w:t xml:space="preserve">Paper? </w:t>
      </w:r>
    </w:p>
  </w:comment>
  <w:comment w:id="3" w:author="Author" w:date="2026-07-10T20:30:00Z" w:initials="RK">
    <w:p w14:paraId="0023EAF4" w14:textId="0E9F031D" w:rsidR="00A0308F" w:rsidRDefault="00A0308F">
      <w:pPr>
        <w:pStyle w:val="CommentText"/>
      </w:pPr>
      <w:r>
        <w:rPr>
          <w:rStyle w:val="CommentReference"/>
        </w:rPr>
        <w:annotationRef/>
      </w:r>
      <w:r>
        <w:t xml:space="preserve">Not sure what this means. How? </w:t>
      </w:r>
    </w:p>
  </w:comment>
  <w:comment w:id="4" w:author="Author" w:date="2026-07-10T21:07:00Z" w:initials="RK">
    <w:p w14:paraId="69E13D91" w14:textId="53297B79" w:rsidR="009304A5" w:rsidRDefault="009304A5">
      <w:pPr>
        <w:pStyle w:val="CommentText"/>
      </w:pPr>
      <w:r>
        <w:rPr>
          <w:rStyle w:val="CommentReference"/>
        </w:rPr>
        <w:annotationRef/>
      </w:r>
      <w:r>
        <w:t xml:space="preserve">Over all, the method section is too big which makes it hard to follow. There is no need to explain the entire design of the BDHS – this is one way to shorten it. In addition to this, the authors should consider other ways to make the design section shorter and readable. Also, figure 2 is too hard to understand the message/s it wants to give. </w:t>
      </w:r>
    </w:p>
  </w:comment>
  <w:comment w:id="5" w:author="Author" w:date="2026-07-10T20:35:00Z" w:initials="RK">
    <w:p w14:paraId="4B36EE18" w14:textId="3C20E646" w:rsidR="005C4DB4" w:rsidRDefault="005C4DB4">
      <w:pPr>
        <w:pStyle w:val="CommentText"/>
      </w:pPr>
      <w:r>
        <w:rPr>
          <w:rStyle w:val="CommentReference"/>
        </w:rPr>
        <w:annotationRef/>
      </w:r>
      <w:r>
        <w:t xml:space="preserve">This is the study design of BDHS. Please try to shorten it and write more about your own design – how you used the data and so on. Also, how important it is to give the table of the BDHS study design. Please consider. </w:t>
      </w:r>
    </w:p>
  </w:comment>
  <w:comment w:id="6" w:author="Author" w:date="2026-07-10T21:28:00Z" w:initials="RK">
    <w:p w14:paraId="66A38835" w14:textId="35DA9D9E" w:rsidR="009033F6" w:rsidRDefault="009033F6">
      <w:pPr>
        <w:pStyle w:val="CommentText"/>
      </w:pPr>
      <w:r>
        <w:rPr>
          <w:rStyle w:val="CommentReference"/>
        </w:rPr>
        <w:annotationRef/>
      </w:r>
      <w:r>
        <w:t xml:space="preserve">How is this relevant to the objective/s of the paper? </w:t>
      </w:r>
    </w:p>
  </w:comment>
  <w:comment w:id="7" w:author="Author" w:date="2026-07-10T21:30:00Z" w:initials="RK">
    <w:p w14:paraId="0DA54A25" w14:textId="0D5ADAC4" w:rsidR="007F4E97" w:rsidRDefault="007F4E97">
      <w:pPr>
        <w:pStyle w:val="CommentText"/>
      </w:pPr>
      <w:r>
        <w:rPr>
          <w:rStyle w:val="CommentReference"/>
        </w:rPr>
        <w:annotationRef/>
      </w:r>
      <w:r>
        <w:t>The paper explores the internet use and not the information source related to un/met need for FP. As the author</w:t>
      </w:r>
      <w:r w:rsidR="00327CF7">
        <w:t>s</w:t>
      </w:r>
      <w:r>
        <w:t xml:space="preserve"> rightly pointed out here</w:t>
      </w:r>
      <w:r w:rsidR="00327CF7">
        <w:t>,</w:t>
      </w:r>
      <w:r>
        <w:t xml:space="preserve"> the information sources are varied including internet</w:t>
      </w:r>
      <w:r w:rsidR="00327CF7">
        <w:t xml:space="preserve">. This needs to be clearly explained. </w:t>
      </w:r>
    </w:p>
  </w:comment>
  <w:comment w:id="8" w:author="Author" w:date="2026-07-10T21:29:00Z" w:initials="RK">
    <w:p w14:paraId="370D248E" w14:textId="10349966" w:rsidR="009033F6" w:rsidRDefault="009033F6">
      <w:pPr>
        <w:pStyle w:val="CommentText"/>
      </w:pPr>
      <w:r>
        <w:rPr>
          <w:rStyle w:val="CommentReference"/>
        </w:rPr>
        <w:annotationRef/>
      </w:r>
      <w:r>
        <w:t xml:space="preserve">So this is the source of the internet use for the mother? Need to explain this somewhere. </w:t>
      </w:r>
    </w:p>
  </w:comment>
  <w:comment w:id="9" w:author="Author" w:date="2026-07-10T21:41:00Z" w:initials="RK">
    <w:p w14:paraId="24E44D6C" w14:textId="2367D0DE" w:rsidR="00327CF7" w:rsidRDefault="00327CF7">
      <w:pPr>
        <w:pStyle w:val="CommentText"/>
      </w:pPr>
      <w:r>
        <w:rPr>
          <w:rStyle w:val="CommentReference"/>
        </w:rPr>
        <w:annotationRef/>
      </w:r>
      <w:r>
        <w:t xml:space="preserve">Should this be part of result section? </w:t>
      </w:r>
    </w:p>
  </w:comment>
  <w:comment w:id="10" w:author="Author" w:date="2026-07-10T21:22:00Z" w:initials="RK">
    <w:p w14:paraId="3B9F7E9F" w14:textId="40FCB2F5" w:rsidR="009033F6" w:rsidRDefault="009033F6">
      <w:pPr>
        <w:pStyle w:val="CommentText"/>
      </w:pPr>
      <w:r>
        <w:rPr>
          <w:rStyle w:val="CommentReference"/>
        </w:rPr>
        <w:annotationRef/>
      </w:r>
      <w:r>
        <w:t xml:space="preserve">Is this heading appropriate for the texts/written beneath it? Please consider. </w:t>
      </w:r>
    </w:p>
  </w:comment>
  <w:comment w:id="12" w:author="Author" w:date="2026-07-10T21:56:00Z" w:initials="RK">
    <w:p w14:paraId="00DBDA35" w14:textId="1D7918A2" w:rsidR="00E65FD2" w:rsidRDefault="00E65FD2">
      <w:pPr>
        <w:pStyle w:val="CommentText"/>
      </w:pPr>
      <w:r>
        <w:rPr>
          <w:rStyle w:val="CommentReference"/>
        </w:rPr>
        <w:annotationRef/>
      </w:r>
      <w:r>
        <w:t xml:space="preserve">Is he not one of the authors? How come an author is acknowledged in a paper? </w:t>
      </w:r>
    </w:p>
  </w:comment>
  <w:comment w:id="13" w:author="Author" w:date="2026-07-10T21:57:00Z" w:initials="RK">
    <w:p w14:paraId="1C52D398" w14:textId="5B2AD150" w:rsidR="00E65FD2" w:rsidRDefault="00E65FD2">
      <w:pPr>
        <w:pStyle w:val="CommentText"/>
      </w:pPr>
      <w:r>
        <w:rPr>
          <w:rStyle w:val="CommentReference"/>
        </w:rPr>
        <w:annotationRef/>
      </w:r>
      <w:r>
        <w:t xml:space="preserve">Please complete the sentence. Also, it may be mentioned somewhere how the permission, if one is taken, was obtained. “Free cost of data” raise a question.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21A0B" w15:done="0"/>
  <w15:commentEx w15:paraId="69FA3C02" w15:done="0"/>
  <w15:commentEx w15:paraId="0023EAF4" w15:done="0"/>
  <w15:commentEx w15:paraId="69E13D91" w15:done="0"/>
  <w15:commentEx w15:paraId="4B36EE18" w15:done="0"/>
  <w15:commentEx w15:paraId="66A38835" w15:done="0"/>
  <w15:commentEx w15:paraId="0DA54A25" w15:done="0"/>
  <w15:commentEx w15:paraId="370D248E" w15:done="0"/>
  <w15:commentEx w15:paraId="24E44D6C" w15:done="0"/>
  <w15:commentEx w15:paraId="3B9F7E9F" w15:done="0"/>
  <w15:commentEx w15:paraId="00DBDA35" w15:done="0"/>
  <w15:commentEx w15:paraId="1C52D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CCED7F" w16cex:dateUtc="2026-07-10T14:22:00Z"/>
  <w16cex:commentExtensible w16cex:durableId="72D204FC" w16cex:dateUtc="2026-07-10T14:29:00Z"/>
  <w16cex:commentExtensible w16cex:durableId="28278804" w16cex:dateUtc="2026-07-10T14:30:00Z"/>
  <w16cex:commentExtensible w16cex:durableId="5FA7510F" w16cex:dateUtc="2026-07-10T15:07:00Z"/>
  <w16cex:commentExtensible w16cex:durableId="623EA423" w16cex:dateUtc="2026-07-10T14:35:00Z"/>
  <w16cex:commentExtensible w16cex:durableId="30D06293" w16cex:dateUtc="2026-07-10T15:28:00Z"/>
  <w16cex:commentExtensible w16cex:durableId="4D230F7F" w16cex:dateUtc="2026-07-10T15:30:00Z"/>
  <w16cex:commentExtensible w16cex:durableId="311671AC" w16cex:dateUtc="2026-07-10T15:29:00Z"/>
  <w16cex:commentExtensible w16cex:durableId="424FCB2D" w16cex:dateUtc="2026-07-10T15:41:00Z"/>
  <w16cex:commentExtensible w16cex:durableId="5AD4BB7B" w16cex:dateUtc="2026-07-10T15:22:00Z"/>
  <w16cex:commentExtensible w16cex:durableId="1D24B024" w16cex:dateUtc="2026-07-10T15:56:00Z"/>
  <w16cex:commentExtensible w16cex:durableId="46AECC52" w16cex:dateUtc="2026-07-10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21A0B" w16cid:durableId="00CCED7F"/>
  <w16cid:commentId w16cid:paraId="69FA3C02" w16cid:durableId="72D204FC"/>
  <w16cid:commentId w16cid:paraId="0023EAF4" w16cid:durableId="28278804"/>
  <w16cid:commentId w16cid:paraId="69E13D91" w16cid:durableId="5FA7510F"/>
  <w16cid:commentId w16cid:paraId="4B36EE18" w16cid:durableId="623EA423"/>
  <w16cid:commentId w16cid:paraId="66A38835" w16cid:durableId="30D06293"/>
  <w16cid:commentId w16cid:paraId="0DA54A25" w16cid:durableId="4D230F7F"/>
  <w16cid:commentId w16cid:paraId="370D248E" w16cid:durableId="311671AC"/>
  <w16cid:commentId w16cid:paraId="24E44D6C" w16cid:durableId="424FCB2D"/>
  <w16cid:commentId w16cid:paraId="3B9F7E9F" w16cid:durableId="5AD4BB7B"/>
  <w16cid:commentId w16cid:paraId="00DBDA35" w16cid:durableId="1D24B024"/>
  <w16cid:commentId w16cid:paraId="1C52D398" w16cid:durableId="46AECC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77549" w14:textId="77777777" w:rsidR="00086059" w:rsidRDefault="00086059" w:rsidP="00EA3E52">
      <w:pPr>
        <w:spacing w:after="0" w:line="240" w:lineRule="auto"/>
      </w:pPr>
      <w:r>
        <w:separator/>
      </w:r>
    </w:p>
  </w:endnote>
  <w:endnote w:type="continuationSeparator" w:id="0">
    <w:p w14:paraId="5763C890" w14:textId="77777777" w:rsidR="00086059" w:rsidRDefault="00086059" w:rsidP="00EA3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214022"/>
      <w:docPartObj>
        <w:docPartGallery w:val="Page Numbers (Bottom of Page)"/>
        <w:docPartUnique/>
      </w:docPartObj>
    </w:sdtPr>
    <w:sdtEndPr>
      <w:rPr>
        <w:noProof/>
      </w:rPr>
    </w:sdtEndPr>
    <w:sdtContent>
      <w:p w14:paraId="6C4F2B40" w14:textId="4A6CDDB6" w:rsidR="00EA3E52" w:rsidRDefault="00EA3E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3061A4" w14:textId="77777777" w:rsidR="00EA3E52" w:rsidRDefault="00EA3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EE1FF" w14:textId="77777777" w:rsidR="00086059" w:rsidRDefault="00086059" w:rsidP="00EA3E52">
      <w:pPr>
        <w:spacing w:after="0" w:line="240" w:lineRule="auto"/>
      </w:pPr>
      <w:r>
        <w:separator/>
      </w:r>
    </w:p>
  </w:footnote>
  <w:footnote w:type="continuationSeparator" w:id="0">
    <w:p w14:paraId="2751F01C" w14:textId="77777777" w:rsidR="00086059" w:rsidRDefault="00086059" w:rsidP="00EA3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D5A8D"/>
    <w:multiLevelType w:val="multilevel"/>
    <w:tmpl w:val="393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E72C2"/>
    <w:multiLevelType w:val="hybridMultilevel"/>
    <w:tmpl w:val="BF2206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7D52ED"/>
    <w:multiLevelType w:val="multilevel"/>
    <w:tmpl w:val="3ACC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A65B1E"/>
    <w:multiLevelType w:val="multilevel"/>
    <w:tmpl w:val="96B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3C5799"/>
    <w:multiLevelType w:val="multilevel"/>
    <w:tmpl w:val="7D2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52D01"/>
    <w:multiLevelType w:val="multilevel"/>
    <w:tmpl w:val="7C2C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495DAB"/>
    <w:multiLevelType w:val="multilevel"/>
    <w:tmpl w:val="69BE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296497">
    <w:abstractNumId w:val="5"/>
  </w:num>
  <w:num w:numId="2" w16cid:durableId="2120101547">
    <w:abstractNumId w:val="2"/>
  </w:num>
  <w:num w:numId="3" w16cid:durableId="801191474">
    <w:abstractNumId w:val="6"/>
  </w:num>
  <w:num w:numId="4" w16cid:durableId="1111632756">
    <w:abstractNumId w:val="0"/>
  </w:num>
  <w:num w:numId="5" w16cid:durableId="42483051">
    <w:abstractNumId w:val="3"/>
  </w:num>
  <w:num w:numId="6" w16cid:durableId="49765986">
    <w:abstractNumId w:val="1"/>
  </w:num>
  <w:num w:numId="7" w16cid:durableId="15097578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 Salek">
    <w15:presenceInfo w15:providerId="Windows Live" w15:userId="0c9d2b0daf646f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4B"/>
    <w:rsid w:val="00034C85"/>
    <w:rsid w:val="00043EFE"/>
    <w:rsid w:val="00050354"/>
    <w:rsid w:val="00052220"/>
    <w:rsid w:val="000542B8"/>
    <w:rsid w:val="000749A0"/>
    <w:rsid w:val="00086059"/>
    <w:rsid w:val="000A3318"/>
    <w:rsid w:val="000A6C65"/>
    <w:rsid w:val="000C5AC6"/>
    <w:rsid w:val="000D3F11"/>
    <w:rsid w:val="000D6FC2"/>
    <w:rsid w:val="0018147A"/>
    <w:rsid w:val="00186C66"/>
    <w:rsid w:val="00195229"/>
    <w:rsid w:val="00196335"/>
    <w:rsid w:val="001A5891"/>
    <w:rsid w:val="001B1C20"/>
    <w:rsid w:val="001B3DF7"/>
    <w:rsid w:val="001D289A"/>
    <w:rsid w:val="001E358B"/>
    <w:rsid w:val="001E74CD"/>
    <w:rsid w:val="0021564B"/>
    <w:rsid w:val="0022377D"/>
    <w:rsid w:val="00253538"/>
    <w:rsid w:val="00261899"/>
    <w:rsid w:val="00272F37"/>
    <w:rsid w:val="00285841"/>
    <w:rsid w:val="002879B3"/>
    <w:rsid w:val="00295C18"/>
    <w:rsid w:val="002B6D89"/>
    <w:rsid w:val="002E5E8D"/>
    <w:rsid w:val="0031175C"/>
    <w:rsid w:val="00327BD8"/>
    <w:rsid w:val="00327CF7"/>
    <w:rsid w:val="0035045A"/>
    <w:rsid w:val="003538D8"/>
    <w:rsid w:val="00381668"/>
    <w:rsid w:val="003819FB"/>
    <w:rsid w:val="00385FDD"/>
    <w:rsid w:val="0039390B"/>
    <w:rsid w:val="003A7749"/>
    <w:rsid w:val="003E15DA"/>
    <w:rsid w:val="004116B5"/>
    <w:rsid w:val="00412C1F"/>
    <w:rsid w:val="004270AA"/>
    <w:rsid w:val="0043219F"/>
    <w:rsid w:val="004636F1"/>
    <w:rsid w:val="00483829"/>
    <w:rsid w:val="00487A42"/>
    <w:rsid w:val="004A77F2"/>
    <w:rsid w:val="004B1328"/>
    <w:rsid w:val="004B6C6D"/>
    <w:rsid w:val="004C2288"/>
    <w:rsid w:val="004C4E5C"/>
    <w:rsid w:val="004E14D7"/>
    <w:rsid w:val="004E3B96"/>
    <w:rsid w:val="004E4F30"/>
    <w:rsid w:val="0052387A"/>
    <w:rsid w:val="005250D0"/>
    <w:rsid w:val="00531C50"/>
    <w:rsid w:val="00537243"/>
    <w:rsid w:val="00541A70"/>
    <w:rsid w:val="00543A99"/>
    <w:rsid w:val="005A4B91"/>
    <w:rsid w:val="005A5748"/>
    <w:rsid w:val="005B0C2D"/>
    <w:rsid w:val="005B7B0D"/>
    <w:rsid w:val="005C1C28"/>
    <w:rsid w:val="005C4DB4"/>
    <w:rsid w:val="005E495A"/>
    <w:rsid w:val="005F22C8"/>
    <w:rsid w:val="00614425"/>
    <w:rsid w:val="00635BC5"/>
    <w:rsid w:val="006664F7"/>
    <w:rsid w:val="006668EF"/>
    <w:rsid w:val="006810D7"/>
    <w:rsid w:val="00683AEF"/>
    <w:rsid w:val="00687E84"/>
    <w:rsid w:val="006A1225"/>
    <w:rsid w:val="006D3340"/>
    <w:rsid w:val="006D7429"/>
    <w:rsid w:val="006F2849"/>
    <w:rsid w:val="007062A6"/>
    <w:rsid w:val="00720820"/>
    <w:rsid w:val="007234EA"/>
    <w:rsid w:val="0074422E"/>
    <w:rsid w:val="00745080"/>
    <w:rsid w:val="00751AEF"/>
    <w:rsid w:val="0075610B"/>
    <w:rsid w:val="007809F0"/>
    <w:rsid w:val="0078399C"/>
    <w:rsid w:val="00785A32"/>
    <w:rsid w:val="00785DD2"/>
    <w:rsid w:val="00791138"/>
    <w:rsid w:val="007B0273"/>
    <w:rsid w:val="007D18AA"/>
    <w:rsid w:val="007F4E97"/>
    <w:rsid w:val="00856AAB"/>
    <w:rsid w:val="00856B4B"/>
    <w:rsid w:val="00856E81"/>
    <w:rsid w:val="008672C9"/>
    <w:rsid w:val="0089590C"/>
    <w:rsid w:val="008D0971"/>
    <w:rsid w:val="008D6B37"/>
    <w:rsid w:val="008E43ED"/>
    <w:rsid w:val="009033F6"/>
    <w:rsid w:val="00912315"/>
    <w:rsid w:val="0092196E"/>
    <w:rsid w:val="00922809"/>
    <w:rsid w:val="009304A5"/>
    <w:rsid w:val="009355DC"/>
    <w:rsid w:val="00960182"/>
    <w:rsid w:val="00984F46"/>
    <w:rsid w:val="00986805"/>
    <w:rsid w:val="009E1C3A"/>
    <w:rsid w:val="00A01791"/>
    <w:rsid w:val="00A0308F"/>
    <w:rsid w:val="00A17FA5"/>
    <w:rsid w:val="00A34D47"/>
    <w:rsid w:val="00A52D2B"/>
    <w:rsid w:val="00A6466C"/>
    <w:rsid w:val="00A76E37"/>
    <w:rsid w:val="00A84A2C"/>
    <w:rsid w:val="00A86C87"/>
    <w:rsid w:val="00A93E4A"/>
    <w:rsid w:val="00A94272"/>
    <w:rsid w:val="00AA02B5"/>
    <w:rsid w:val="00AE44E8"/>
    <w:rsid w:val="00AF58AD"/>
    <w:rsid w:val="00AF64BD"/>
    <w:rsid w:val="00B04C73"/>
    <w:rsid w:val="00B1549C"/>
    <w:rsid w:val="00B42841"/>
    <w:rsid w:val="00B503D3"/>
    <w:rsid w:val="00B67F88"/>
    <w:rsid w:val="00B86FE3"/>
    <w:rsid w:val="00BC0DFD"/>
    <w:rsid w:val="00BC2B88"/>
    <w:rsid w:val="00BC3A6B"/>
    <w:rsid w:val="00BE56A0"/>
    <w:rsid w:val="00BE7FC3"/>
    <w:rsid w:val="00BF2990"/>
    <w:rsid w:val="00C02A4C"/>
    <w:rsid w:val="00C76924"/>
    <w:rsid w:val="00C807C6"/>
    <w:rsid w:val="00C90ABC"/>
    <w:rsid w:val="00C91902"/>
    <w:rsid w:val="00C95B1A"/>
    <w:rsid w:val="00CB064E"/>
    <w:rsid w:val="00D072E6"/>
    <w:rsid w:val="00D14868"/>
    <w:rsid w:val="00D27037"/>
    <w:rsid w:val="00D31ED4"/>
    <w:rsid w:val="00D4688A"/>
    <w:rsid w:val="00D502F8"/>
    <w:rsid w:val="00D70093"/>
    <w:rsid w:val="00D77BED"/>
    <w:rsid w:val="00D87D78"/>
    <w:rsid w:val="00D92446"/>
    <w:rsid w:val="00D9667B"/>
    <w:rsid w:val="00DB447C"/>
    <w:rsid w:val="00DE0D32"/>
    <w:rsid w:val="00E11630"/>
    <w:rsid w:val="00E22BD2"/>
    <w:rsid w:val="00E3098D"/>
    <w:rsid w:val="00E34B2C"/>
    <w:rsid w:val="00E50F15"/>
    <w:rsid w:val="00E65FD2"/>
    <w:rsid w:val="00EA3E52"/>
    <w:rsid w:val="00EC1DB9"/>
    <w:rsid w:val="00ED5FD7"/>
    <w:rsid w:val="00EF3D1E"/>
    <w:rsid w:val="00EF707E"/>
    <w:rsid w:val="00F115B6"/>
    <w:rsid w:val="00F34304"/>
    <w:rsid w:val="00F46EF2"/>
    <w:rsid w:val="00F51557"/>
    <w:rsid w:val="00F51C47"/>
    <w:rsid w:val="00F7790E"/>
    <w:rsid w:val="00F84D2B"/>
    <w:rsid w:val="00FC129D"/>
    <w:rsid w:val="00FC1F0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65F91"/>
  <w15:chartTrackingRefBased/>
  <w15:docId w15:val="{1A8B3236-259F-4639-B6DB-42818FD1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F30"/>
  </w:style>
  <w:style w:type="paragraph" w:styleId="Heading1">
    <w:name w:val="heading 1"/>
    <w:basedOn w:val="Normal"/>
    <w:next w:val="Normal"/>
    <w:link w:val="Heading1Char"/>
    <w:uiPriority w:val="9"/>
    <w:qFormat/>
    <w:rsid w:val="002156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6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6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6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64B"/>
    <w:rPr>
      <w:rFonts w:eastAsiaTheme="majorEastAsia" w:cstheme="majorBidi"/>
      <w:color w:val="272727" w:themeColor="text1" w:themeTint="D8"/>
    </w:rPr>
  </w:style>
  <w:style w:type="paragraph" w:styleId="Title">
    <w:name w:val="Title"/>
    <w:basedOn w:val="Normal"/>
    <w:next w:val="Normal"/>
    <w:link w:val="TitleChar"/>
    <w:uiPriority w:val="10"/>
    <w:qFormat/>
    <w:rsid w:val="00215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64B"/>
    <w:pPr>
      <w:spacing w:before="160"/>
      <w:jc w:val="center"/>
    </w:pPr>
    <w:rPr>
      <w:i/>
      <w:iCs/>
      <w:color w:val="404040" w:themeColor="text1" w:themeTint="BF"/>
    </w:rPr>
  </w:style>
  <w:style w:type="character" w:customStyle="1" w:styleId="QuoteChar">
    <w:name w:val="Quote Char"/>
    <w:basedOn w:val="DefaultParagraphFont"/>
    <w:link w:val="Quote"/>
    <w:uiPriority w:val="29"/>
    <w:rsid w:val="0021564B"/>
    <w:rPr>
      <w:i/>
      <w:iCs/>
      <w:color w:val="404040" w:themeColor="text1" w:themeTint="BF"/>
    </w:rPr>
  </w:style>
  <w:style w:type="paragraph" w:styleId="ListParagraph">
    <w:name w:val="List Paragraph"/>
    <w:basedOn w:val="Normal"/>
    <w:uiPriority w:val="34"/>
    <w:qFormat/>
    <w:rsid w:val="0021564B"/>
    <w:pPr>
      <w:ind w:left="720"/>
      <w:contextualSpacing/>
    </w:pPr>
  </w:style>
  <w:style w:type="character" w:styleId="IntenseEmphasis">
    <w:name w:val="Intense Emphasis"/>
    <w:basedOn w:val="DefaultParagraphFont"/>
    <w:uiPriority w:val="21"/>
    <w:qFormat/>
    <w:rsid w:val="0021564B"/>
    <w:rPr>
      <w:i/>
      <w:iCs/>
      <w:color w:val="2F5496" w:themeColor="accent1" w:themeShade="BF"/>
    </w:rPr>
  </w:style>
  <w:style w:type="paragraph" w:styleId="IntenseQuote">
    <w:name w:val="Intense Quote"/>
    <w:basedOn w:val="Normal"/>
    <w:next w:val="Normal"/>
    <w:link w:val="IntenseQuoteChar"/>
    <w:uiPriority w:val="30"/>
    <w:qFormat/>
    <w:rsid w:val="00215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64B"/>
    <w:rPr>
      <w:i/>
      <w:iCs/>
      <w:color w:val="2F5496" w:themeColor="accent1" w:themeShade="BF"/>
    </w:rPr>
  </w:style>
  <w:style w:type="character" w:styleId="IntenseReference">
    <w:name w:val="Intense Reference"/>
    <w:basedOn w:val="DefaultParagraphFont"/>
    <w:uiPriority w:val="32"/>
    <w:qFormat/>
    <w:rsid w:val="0021564B"/>
    <w:rPr>
      <w:b/>
      <w:bCs/>
      <w:smallCaps/>
      <w:color w:val="2F5496" w:themeColor="accent1" w:themeShade="BF"/>
      <w:spacing w:val="5"/>
    </w:rPr>
  </w:style>
  <w:style w:type="character" w:styleId="PlaceholderText">
    <w:name w:val="Placeholder Text"/>
    <w:basedOn w:val="DefaultParagraphFont"/>
    <w:uiPriority w:val="99"/>
    <w:semiHidden/>
    <w:rsid w:val="00FC1F08"/>
    <w:rPr>
      <w:color w:val="666666"/>
    </w:rPr>
  </w:style>
  <w:style w:type="paragraph" w:styleId="Header">
    <w:name w:val="header"/>
    <w:basedOn w:val="Normal"/>
    <w:link w:val="HeaderChar"/>
    <w:uiPriority w:val="99"/>
    <w:unhideWhenUsed/>
    <w:rsid w:val="00EA3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E52"/>
  </w:style>
  <w:style w:type="paragraph" w:styleId="Footer">
    <w:name w:val="footer"/>
    <w:basedOn w:val="Normal"/>
    <w:link w:val="FooterChar"/>
    <w:uiPriority w:val="99"/>
    <w:unhideWhenUsed/>
    <w:rsid w:val="00EA3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E52"/>
  </w:style>
  <w:style w:type="character" w:styleId="LineNumber">
    <w:name w:val="line number"/>
    <w:basedOn w:val="DefaultParagraphFont"/>
    <w:uiPriority w:val="99"/>
    <w:semiHidden/>
    <w:unhideWhenUsed/>
    <w:rsid w:val="00EA3E52"/>
  </w:style>
  <w:style w:type="character" w:styleId="Hyperlink">
    <w:name w:val="Hyperlink"/>
    <w:basedOn w:val="DefaultParagraphFont"/>
    <w:uiPriority w:val="99"/>
    <w:unhideWhenUsed/>
    <w:rsid w:val="00C02A4C"/>
    <w:rPr>
      <w:color w:val="0563C1" w:themeColor="hyperlink"/>
      <w:u w:val="single"/>
    </w:rPr>
  </w:style>
  <w:style w:type="table" w:styleId="TableGrid">
    <w:name w:val="Table Grid"/>
    <w:basedOn w:val="TableNormal"/>
    <w:uiPriority w:val="39"/>
    <w:rsid w:val="00C02A4C"/>
    <w:pPr>
      <w:spacing w:after="0" w:line="240" w:lineRule="auto"/>
    </w:pPr>
    <w:rPr>
      <w:szCs w:val="30"/>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02A4C"/>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E3B96"/>
    <w:rPr>
      <w:color w:val="605E5C"/>
      <w:shd w:val="clear" w:color="auto" w:fill="E1DFDD"/>
    </w:rPr>
  </w:style>
  <w:style w:type="paragraph" w:styleId="Revision">
    <w:name w:val="Revision"/>
    <w:hidden/>
    <w:uiPriority w:val="99"/>
    <w:semiHidden/>
    <w:rsid w:val="00A0308F"/>
    <w:pPr>
      <w:spacing w:after="0" w:line="240" w:lineRule="auto"/>
    </w:pPr>
  </w:style>
  <w:style w:type="character" w:styleId="CommentReference">
    <w:name w:val="annotation reference"/>
    <w:basedOn w:val="DefaultParagraphFont"/>
    <w:uiPriority w:val="99"/>
    <w:semiHidden/>
    <w:unhideWhenUsed/>
    <w:rsid w:val="00A0308F"/>
    <w:rPr>
      <w:sz w:val="16"/>
      <w:szCs w:val="16"/>
    </w:rPr>
  </w:style>
  <w:style w:type="paragraph" w:styleId="CommentText">
    <w:name w:val="annotation text"/>
    <w:basedOn w:val="Normal"/>
    <w:link w:val="CommentTextChar"/>
    <w:uiPriority w:val="99"/>
    <w:semiHidden/>
    <w:unhideWhenUsed/>
    <w:rsid w:val="00A0308F"/>
    <w:pPr>
      <w:spacing w:line="240" w:lineRule="auto"/>
    </w:pPr>
    <w:rPr>
      <w:sz w:val="20"/>
      <w:szCs w:val="20"/>
    </w:rPr>
  </w:style>
  <w:style w:type="character" w:customStyle="1" w:styleId="CommentTextChar">
    <w:name w:val="Comment Text Char"/>
    <w:basedOn w:val="DefaultParagraphFont"/>
    <w:link w:val="CommentText"/>
    <w:uiPriority w:val="99"/>
    <w:semiHidden/>
    <w:rsid w:val="00A0308F"/>
    <w:rPr>
      <w:sz w:val="20"/>
      <w:szCs w:val="20"/>
    </w:rPr>
  </w:style>
  <w:style w:type="paragraph" w:styleId="CommentSubject">
    <w:name w:val="annotation subject"/>
    <w:basedOn w:val="CommentText"/>
    <w:next w:val="CommentText"/>
    <w:link w:val="CommentSubjectChar"/>
    <w:uiPriority w:val="99"/>
    <w:semiHidden/>
    <w:unhideWhenUsed/>
    <w:rsid w:val="00A0308F"/>
    <w:rPr>
      <w:b/>
      <w:bCs/>
    </w:rPr>
  </w:style>
  <w:style w:type="character" w:customStyle="1" w:styleId="CommentSubjectChar">
    <w:name w:val="Comment Subject Char"/>
    <w:basedOn w:val="CommentTextChar"/>
    <w:link w:val="CommentSubject"/>
    <w:uiPriority w:val="99"/>
    <w:semiHidden/>
    <w:rsid w:val="00A030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3482">
      <w:marLeft w:val="0"/>
      <w:marRight w:val="0"/>
      <w:marTop w:val="0"/>
      <w:marBottom w:val="0"/>
      <w:divBdr>
        <w:top w:val="none" w:sz="0" w:space="0" w:color="auto"/>
        <w:left w:val="none" w:sz="0" w:space="0" w:color="auto"/>
        <w:bottom w:val="none" w:sz="0" w:space="0" w:color="auto"/>
        <w:right w:val="none" w:sz="0" w:space="0" w:color="auto"/>
      </w:divBdr>
    </w:div>
    <w:div w:id="11536760">
      <w:marLeft w:val="0"/>
      <w:marRight w:val="0"/>
      <w:marTop w:val="0"/>
      <w:marBottom w:val="0"/>
      <w:divBdr>
        <w:top w:val="none" w:sz="0" w:space="0" w:color="auto"/>
        <w:left w:val="none" w:sz="0" w:space="0" w:color="auto"/>
        <w:bottom w:val="none" w:sz="0" w:space="0" w:color="auto"/>
        <w:right w:val="none" w:sz="0" w:space="0" w:color="auto"/>
      </w:divBdr>
    </w:div>
    <w:div w:id="34812785">
      <w:marLeft w:val="0"/>
      <w:marRight w:val="0"/>
      <w:marTop w:val="0"/>
      <w:marBottom w:val="0"/>
      <w:divBdr>
        <w:top w:val="none" w:sz="0" w:space="0" w:color="auto"/>
        <w:left w:val="none" w:sz="0" w:space="0" w:color="auto"/>
        <w:bottom w:val="none" w:sz="0" w:space="0" w:color="auto"/>
        <w:right w:val="none" w:sz="0" w:space="0" w:color="auto"/>
      </w:divBdr>
    </w:div>
    <w:div w:id="44843159">
      <w:marLeft w:val="0"/>
      <w:marRight w:val="0"/>
      <w:marTop w:val="0"/>
      <w:marBottom w:val="0"/>
      <w:divBdr>
        <w:top w:val="none" w:sz="0" w:space="0" w:color="auto"/>
        <w:left w:val="none" w:sz="0" w:space="0" w:color="auto"/>
        <w:bottom w:val="none" w:sz="0" w:space="0" w:color="auto"/>
        <w:right w:val="none" w:sz="0" w:space="0" w:color="auto"/>
      </w:divBdr>
    </w:div>
    <w:div w:id="47195127">
      <w:marLeft w:val="0"/>
      <w:marRight w:val="0"/>
      <w:marTop w:val="0"/>
      <w:marBottom w:val="0"/>
      <w:divBdr>
        <w:top w:val="none" w:sz="0" w:space="0" w:color="auto"/>
        <w:left w:val="none" w:sz="0" w:space="0" w:color="auto"/>
        <w:bottom w:val="none" w:sz="0" w:space="0" w:color="auto"/>
        <w:right w:val="none" w:sz="0" w:space="0" w:color="auto"/>
      </w:divBdr>
    </w:div>
    <w:div w:id="50228342">
      <w:marLeft w:val="0"/>
      <w:marRight w:val="0"/>
      <w:marTop w:val="0"/>
      <w:marBottom w:val="0"/>
      <w:divBdr>
        <w:top w:val="none" w:sz="0" w:space="0" w:color="auto"/>
        <w:left w:val="none" w:sz="0" w:space="0" w:color="auto"/>
        <w:bottom w:val="none" w:sz="0" w:space="0" w:color="auto"/>
        <w:right w:val="none" w:sz="0" w:space="0" w:color="auto"/>
      </w:divBdr>
    </w:div>
    <w:div w:id="51009114">
      <w:marLeft w:val="0"/>
      <w:marRight w:val="0"/>
      <w:marTop w:val="0"/>
      <w:marBottom w:val="0"/>
      <w:divBdr>
        <w:top w:val="none" w:sz="0" w:space="0" w:color="auto"/>
        <w:left w:val="none" w:sz="0" w:space="0" w:color="auto"/>
        <w:bottom w:val="none" w:sz="0" w:space="0" w:color="auto"/>
        <w:right w:val="none" w:sz="0" w:space="0" w:color="auto"/>
      </w:divBdr>
    </w:div>
    <w:div w:id="58094312">
      <w:marLeft w:val="0"/>
      <w:marRight w:val="0"/>
      <w:marTop w:val="0"/>
      <w:marBottom w:val="0"/>
      <w:divBdr>
        <w:top w:val="none" w:sz="0" w:space="0" w:color="auto"/>
        <w:left w:val="none" w:sz="0" w:space="0" w:color="auto"/>
        <w:bottom w:val="none" w:sz="0" w:space="0" w:color="auto"/>
        <w:right w:val="none" w:sz="0" w:space="0" w:color="auto"/>
      </w:divBdr>
    </w:div>
    <w:div w:id="63265149">
      <w:marLeft w:val="0"/>
      <w:marRight w:val="0"/>
      <w:marTop w:val="0"/>
      <w:marBottom w:val="0"/>
      <w:divBdr>
        <w:top w:val="none" w:sz="0" w:space="0" w:color="auto"/>
        <w:left w:val="none" w:sz="0" w:space="0" w:color="auto"/>
        <w:bottom w:val="none" w:sz="0" w:space="0" w:color="auto"/>
        <w:right w:val="none" w:sz="0" w:space="0" w:color="auto"/>
      </w:divBdr>
    </w:div>
    <w:div w:id="82067334">
      <w:marLeft w:val="0"/>
      <w:marRight w:val="0"/>
      <w:marTop w:val="0"/>
      <w:marBottom w:val="0"/>
      <w:divBdr>
        <w:top w:val="none" w:sz="0" w:space="0" w:color="auto"/>
        <w:left w:val="none" w:sz="0" w:space="0" w:color="auto"/>
        <w:bottom w:val="none" w:sz="0" w:space="0" w:color="auto"/>
        <w:right w:val="none" w:sz="0" w:space="0" w:color="auto"/>
      </w:divBdr>
    </w:div>
    <w:div w:id="85276845">
      <w:marLeft w:val="0"/>
      <w:marRight w:val="0"/>
      <w:marTop w:val="0"/>
      <w:marBottom w:val="0"/>
      <w:divBdr>
        <w:top w:val="none" w:sz="0" w:space="0" w:color="auto"/>
        <w:left w:val="none" w:sz="0" w:space="0" w:color="auto"/>
        <w:bottom w:val="none" w:sz="0" w:space="0" w:color="auto"/>
        <w:right w:val="none" w:sz="0" w:space="0" w:color="auto"/>
      </w:divBdr>
    </w:div>
    <w:div w:id="87894323">
      <w:marLeft w:val="0"/>
      <w:marRight w:val="0"/>
      <w:marTop w:val="0"/>
      <w:marBottom w:val="0"/>
      <w:divBdr>
        <w:top w:val="none" w:sz="0" w:space="0" w:color="auto"/>
        <w:left w:val="none" w:sz="0" w:space="0" w:color="auto"/>
        <w:bottom w:val="none" w:sz="0" w:space="0" w:color="auto"/>
        <w:right w:val="none" w:sz="0" w:space="0" w:color="auto"/>
      </w:divBdr>
    </w:div>
    <w:div w:id="88545912">
      <w:marLeft w:val="0"/>
      <w:marRight w:val="0"/>
      <w:marTop w:val="0"/>
      <w:marBottom w:val="0"/>
      <w:divBdr>
        <w:top w:val="none" w:sz="0" w:space="0" w:color="auto"/>
        <w:left w:val="none" w:sz="0" w:space="0" w:color="auto"/>
        <w:bottom w:val="none" w:sz="0" w:space="0" w:color="auto"/>
        <w:right w:val="none" w:sz="0" w:space="0" w:color="auto"/>
      </w:divBdr>
    </w:div>
    <w:div w:id="92095857">
      <w:marLeft w:val="0"/>
      <w:marRight w:val="0"/>
      <w:marTop w:val="0"/>
      <w:marBottom w:val="0"/>
      <w:divBdr>
        <w:top w:val="none" w:sz="0" w:space="0" w:color="auto"/>
        <w:left w:val="none" w:sz="0" w:space="0" w:color="auto"/>
        <w:bottom w:val="none" w:sz="0" w:space="0" w:color="auto"/>
        <w:right w:val="none" w:sz="0" w:space="0" w:color="auto"/>
      </w:divBdr>
    </w:div>
    <w:div w:id="96953572">
      <w:marLeft w:val="0"/>
      <w:marRight w:val="0"/>
      <w:marTop w:val="0"/>
      <w:marBottom w:val="0"/>
      <w:divBdr>
        <w:top w:val="none" w:sz="0" w:space="0" w:color="auto"/>
        <w:left w:val="none" w:sz="0" w:space="0" w:color="auto"/>
        <w:bottom w:val="none" w:sz="0" w:space="0" w:color="auto"/>
        <w:right w:val="none" w:sz="0" w:space="0" w:color="auto"/>
      </w:divBdr>
    </w:div>
    <w:div w:id="111284774">
      <w:marLeft w:val="0"/>
      <w:marRight w:val="0"/>
      <w:marTop w:val="0"/>
      <w:marBottom w:val="0"/>
      <w:divBdr>
        <w:top w:val="none" w:sz="0" w:space="0" w:color="auto"/>
        <w:left w:val="none" w:sz="0" w:space="0" w:color="auto"/>
        <w:bottom w:val="none" w:sz="0" w:space="0" w:color="auto"/>
        <w:right w:val="none" w:sz="0" w:space="0" w:color="auto"/>
      </w:divBdr>
    </w:div>
    <w:div w:id="118450586">
      <w:marLeft w:val="0"/>
      <w:marRight w:val="0"/>
      <w:marTop w:val="0"/>
      <w:marBottom w:val="0"/>
      <w:divBdr>
        <w:top w:val="none" w:sz="0" w:space="0" w:color="auto"/>
        <w:left w:val="none" w:sz="0" w:space="0" w:color="auto"/>
        <w:bottom w:val="none" w:sz="0" w:space="0" w:color="auto"/>
        <w:right w:val="none" w:sz="0" w:space="0" w:color="auto"/>
      </w:divBdr>
    </w:div>
    <w:div w:id="119344857">
      <w:marLeft w:val="0"/>
      <w:marRight w:val="0"/>
      <w:marTop w:val="0"/>
      <w:marBottom w:val="0"/>
      <w:divBdr>
        <w:top w:val="none" w:sz="0" w:space="0" w:color="auto"/>
        <w:left w:val="none" w:sz="0" w:space="0" w:color="auto"/>
        <w:bottom w:val="none" w:sz="0" w:space="0" w:color="auto"/>
        <w:right w:val="none" w:sz="0" w:space="0" w:color="auto"/>
      </w:divBdr>
    </w:div>
    <w:div w:id="127745995">
      <w:marLeft w:val="0"/>
      <w:marRight w:val="0"/>
      <w:marTop w:val="0"/>
      <w:marBottom w:val="0"/>
      <w:divBdr>
        <w:top w:val="none" w:sz="0" w:space="0" w:color="auto"/>
        <w:left w:val="none" w:sz="0" w:space="0" w:color="auto"/>
        <w:bottom w:val="none" w:sz="0" w:space="0" w:color="auto"/>
        <w:right w:val="none" w:sz="0" w:space="0" w:color="auto"/>
      </w:divBdr>
    </w:div>
    <w:div w:id="128520164">
      <w:marLeft w:val="0"/>
      <w:marRight w:val="0"/>
      <w:marTop w:val="0"/>
      <w:marBottom w:val="0"/>
      <w:divBdr>
        <w:top w:val="none" w:sz="0" w:space="0" w:color="auto"/>
        <w:left w:val="none" w:sz="0" w:space="0" w:color="auto"/>
        <w:bottom w:val="none" w:sz="0" w:space="0" w:color="auto"/>
        <w:right w:val="none" w:sz="0" w:space="0" w:color="auto"/>
      </w:divBdr>
    </w:div>
    <w:div w:id="128669039">
      <w:marLeft w:val="0"/>
      <w:marRight w:val="0"/>
      <w:marTop w:val="0"/>
      <w:marBottom w:val="0"/>
      <w:divBdr>
        <w:top w:val="none" w:sz="0" w:space="0" w:color="auto"/>
        <w:left w:val="none" w:sz="0" w:space="0" w:color="auto"/>
        <w:bottom w:val="none" w:sz="0" w:space="0" w:color="auto"/>
        <w:right w:val="none" w:sz="0" w:space="0" w:color="auto"/>
      </w:divBdr>
    </w:div>
    <w:div w:id="131335063">
      <w:marLeft w:val="0"/>
      <w:marRight w:val="0"/>
      <w:marTop w:val="0"/>
      <w:marBottom w:val="0"/>
      <w:divBdr>
        <w:top w:val="none" w:sz="0" w:space="0" w:color="auto"/>
        <w:left w:val="none" w:sz="0" w:space="0" w:color="auto"/>
        <w:bottom w:val="none" w:sz="0" w:space="0" w:color="auto"/>
        <w:right w:val="none" w:sz="0" w:space="0" w:color="auto"/>
      </w:divBdr>
    </w:div>
    <w:div w:id="137887979">
      <w:marLeft w:val="0"/>
      <w:marRight w:val="0"/>
      <w:marTop w:val="0"/>
      <w:marBottom w:val="0"/>
      <w:divBdr>
        <w:top w:val="none" w:sz="0" w:space="0" w:color="auto"/>
        <w:left w:val="none" w:sz="0" w:space="0" w:color="auto"/>
        <w:bottom w:val="none" w:sz="0" w:space="0" w:color="auto"/>
        <w:right w:val="none" w:sz="0" w:space="0" w:color="auto"/>
      </w:divBdr>
    </w:div>
    <w:div w:id="160245892">
      <w:marLeft w:val="0"/>
      <w:marRight w:val="0"/>
      <w:marTop w:val="0"/>
      <w:marBottom w:val="0"/>
      <w:divBdr>
        <w:top w:val="none" w:sz="0" w:space="0" w:color="auto"/>
        <w:left w:val="none" w:sz="0" w:space="0" w:color="auto"/>
        <w:bottom w:val="none" w:sz="0" w:space="0" w:color="auto"/>
        <w:right w:val="none" w:sz="0" w:space="0" w:color="auto"/>
      </w:divBdr>
    </w:div>
    <w:div w:id="171189703">
      <w:marLeft w:val="0"/>
      <w:marRight w:val="0"/>
      <w:marTop w:val="0"/>
      <w:marBottom w:val="0"/>
      <w:divBdr>
        <w:top w:val="none" w:sz="0" w:space="0" w:color="auto"/>
        <w:left w:val="none" w:sz="0" w:space="0" w:color="auto"/>
        <w:bottom w:val="none" w:sz="0" w:space="0" w:color="auto"/>
        <w:right w:val="none" w:sz="0" w:space="0" w:color="auto"/>
      </w:divBdr>
    </w:div>
    <w:div w:id="176848690">
      <w:marLeft w:val="0"/>
      <w:marRight w:val="0"/>
      <w:marTop w:val="0"/>
      <w:marBottom w:val="0"/>
      <w:divBdr>
        <w:top w:val="none" w:sz="0" w:space="0" w:color="auto"/>
        <w:left w:val="none" w:sz="0" w:space="0" w:color="auto"/>
        <w:bottom w:val="none" w:sz="0" w:space="0" w:color="auto"/>
        <w:right w:val="none" w:sz="0" w:space="0" w:color="auto"/>
      </w:divBdr>
    </w:div>
    <w:div w:id="178548236">
      <w:marLeft w:val="0"/>
      <w:marRight w:val="0"/>
      <w:marTop w:val="0"/>
      <w:marBottom w:val="0"/>
      <w:divBdr>
        <w:top w:val="none" w:sz="0" w:space="0" w:color="auto"/>
        <w:left w:val="none" w:sz="0" w:space="0" w:color="auto"/>
        <w:bottom w:val="none" w:sz="0" w:space="0" w:color="auto"/>
        <w:right w:val="none" w:sz="0" w:space="0" w:color="auto"/>
      </w:divBdr>
    </w:div>
    <w:div w:id="182331429">
      <w:marLeft w:val="0"/>
      <w:marRight w:val="0"/>
      <w:marTop w:val="0"/>
      <w:marBottom w:val="0"/>
      <w:divBdr>
        <w:top w:val="none" w:sz="0" w:space="0" w:color="auto"/>
        <w:left w:val="none" w:sz="0" w:space="0" w:color="auto"/>
        <w:bottom w:val="none" w:sz="0" w:space="0" w:color="auto"/>
        <w:right w:val="none" w:sz="0" w:space="0" w:color="auto"/>
      </w:divBdr>
    </w:div>
    <w:div w:id="198711091">
      <w:marLeft w:val="0"/>
      <w:marRight w:val="0"/>
      <w:marTop w:val="0"/>
      <w:marBottom w:val="0"/>
      <w:divBdr>
        <w:top w:val="none" w:sz="0" w:space="0" w:color="auto"/>
        <w:left w:val="none" w:sz="0" w:space="0" w:color="auto"/>
        <w:bottom w:val="none" w:sz="0" w:space="0" w:color="auto"/>
        <w:right w:val="none" w:sz="0" w:space="0" w:color="auto"/>
      </w:divBdr>
    </w:div>
    <w:div w:id="201676137">
      <w:marLeft w:val="0"/>
      <w:marRight w:val="0"/>
      <w:marTop w:val="0"/>
      <w:marBottom w:val="0"/>
      <w:divBdr>
        <w:top w:val="none" w:sz="0" w:space="0" w:color="auto"/>
        <w:left w:val="none" w:sz="0" w:space="0" w:color="auto"/>
        <w:bottom w:val="none" w:sz="0" w:space="0" w:color="auto"/>
        <w:right w:val="none" w:sz="0" w:space="0" w:color="auto"/>
      </w:divBdr>
    </w:div>
    <w:div w:id="216357257">
      <w:marLeft w:val="0"/>
      <w:marRight w:val="0"/>
      <w:marTop w:val="0"/>
      <w:marBottom w:val="0"/>
      <w:divBdr>
        <w:top w:val="none" w:sz="0" w:space="0" w:color="auto"/>
        <w:left w:val="none" w:sz="0" w:space="0" w:color="auto"/>
        <w:bottom w:val="none" w:sz="0" w:space="0" w:color="auto"/>
        <w:right w:val="none" w:sz="0" w:space="0" w:color="auto"/>
      </w:divBdr>
    </w:div>
    <w:div w:id="225141815">
      <w:marLeft w:val="0"/>
      <w:marRight w:val="0"/>
      <w:marTop w:val="0"/>
      <w:marBottom w:val="0"/>
      <w:divBdr>
        <w:top w:val="none" w:sz="0" w:space="0" w:color="auto"/>
        <w:left w:val="none" w:sz="0" w:space="0" w:color="auto"/>
        <w:bottom w:val="none" w:sz="0" w:space="0" w:color="auto"/>
        <w:right w:val="none" w:sz="0" w:space="0" w:color="auto"/>
      </w:divBdr>
    </w:div>
    <w:div w:id="227419704">
      <w:marLeft w:val="0"/>
      <w:marRight w:val="0"/>
      <w:marTop w:val="0"/>
      <w:marBottom w:val="0"/>
      <w:divBdr>
        <w:top w:val="none" w:sz="0" w:space="0" w:color="auto"/>
        <w:left w:val="none" w:sz="0" w:space="0" w:color="auto"/>
        <w:bottom w:val="none" w:sz="0" w:space="0" w:color="auto"/>
        <w:right w:val="none" w:sz="0" w:space="0" w:color="auto"/>
      </w:divBdr>
    </w:div>
    <w:div w:id="234895033">
      <w:marLeft w:val="0"/>
      <w:marRight w:val="0"/>
      <w:marTop w:val="0"/>
      <w:marBottom w:val="0"/>
      <w:divBdr>
        <w:top w:val="none" w:sz="0" w:space="0" w:color="auto"/>
        <w:left w:val="none" w:sz="0" w:space="0" w:color="auto"/>
        <w:bottom w:val="none" w:sz="0" w:space="0" w:color="auto"/>
        <w:right w:val="none" w:sz="0" w:space="0" w:color="auto"/>
      </w:divBdr>
    </w:div>
    <w:div w:id="237711689">
      <w:marLeft w:val="0"/>
      <w:marRight w:val="0"/>
      <w:marTop w:val="0"/>
      <w:marBottom w:val="0"/>
      <w:divBdr>
        <w:top w:val="none" w:sz="0" w:space="0" w:color="auto"/>
        <w:left w:val="none" w:sz="0" w:space="0" w:color="auto"/>
        <w:bottom w:val="none" w:sz="0" w:space="0" w:color="auto"/>
        <w:right w:val="none" w:sz="0" w:space="0" w:color="auto"/>
      </w:divBdr>
    </w:div>
    <w:div w:id="252248199">
      <w:marLeft w:val="0"/>
      <w:marRight w:val="0"/>
      <w:marTop w:val="0"/>
      <w:marBottom w:val="0"/>
      <w:divBdr>
        <w:top w:val="none" w:sz="0" w:space="0" w:color="auto"/>
        <w:left w:val="none" w:sz="0" w:space="0" w:color="auto"/>
        <w:bottom w:val="none" w:sz="0" w:space="0" w:color="auto"/>
        <w:right w:val="none" w:sz="0" w:space="0" w:color="auto"/>
      </w:divBdr>
    </w:div>
    <w:div w:id="257369655">
      <w:marLeft w:val="0"/>
      <w:marRight w:val="0"/>
      <w:marTop w:val="0"/>
      <w:marBottom w:val="0"/>
      <w:divBdr>
        <w:top w:val="none" w:sz="0" w:space="0" w:color="auto"/>
        <w:left w:val="none" w:sz="0" w:space="0" w:color="auto"/>
        <w:bottom w:val="none" w:sz="0" w:space="0" w:color="auto"/>
        <w:right w:val="none" w:sz="0" w:space="0" w:color="auto"/>
      </w:divBdr>
    </w:div>
    <w:div w:id="267666397">
      <w:marLeft w:val="0"/>
      <w:marRight w:val="0"/>
      <w:marTop w:val="0"/>
      <w:marBottom w:val="0"/>
      <w:divBdr>
        <w:top w:val="none" w:sz="0" w:space="0" w:color="auto"/>
        <w:left w:val="none" w:sz="0" w:space="0" w:color="auto"/>
        <w:bottom w:val="none" w:sz="0" w:space="0" w:color="auto"/>
        <w:right w:val="none" w:sz="0" w:space="0" w:color="auto"/>
      </w:divBdr>
    </w:div>
    <w:div w:id="272709151">
      <w:marLeft w:val="0"/>
      <w:marRight w:val="0"/>
      <w:marTop w:val="0"/>
      <w:marBottom w:val="0"/>
      <w:divBdr>
        <w:top w:val="none" w:sz="0" w:space="0" w:color="auto"/>
        <w:left w:val="none" w:sz="0" w:space="0" w:color="auto"/>
        <w:bottom w:val="none" w:sz="0" w:space="0" w:color="auto"/>
        <w:right w:val="none" w:sz="0" w:space="0" w:color="auto"/>
      </w:divBdr>
    </w:div>
    <w:div w:id="272712601">
      <w:marLeft w:val="0"/>
      <w:marRight w:val="0"/>
      <w:marTop w:val="0"/>
      <w:marBottom w:val="0"/>
      <w:divBdr>
        <w:top w:val="none" w:sz="0" w:space="0" w:color="auto"/>
        <w:left w:val="none" w:sz="0" w:space="0" w:color="auto"/>
        <w:bottom w:val="none" w:sz="0" w:space="0" w:color="auto"/>
        <w:right w:val="none" w:sz="0" w:space="0" w:color="auto"/>
      </w:divBdr>
    </w:div>
    <w:div w:id="278725803">
      <w:marLeft w:val="0"/>
      <w:marRight w:val="0"/>
      <w:marTop w:val="0"/>
      <w:marBottom w:val="0"/>
      <w:divBdr>
        <w:top w:val="none" w:sz="0" w:space="0" w:color="auto"/>
        <w:left w:val="none" w:sz="0" w:space="0" w:color="auto"/>
        <w:bottom w:val="none" w:sz="0" w:space="0" w:color="auto"/>
        <w:right w:val="none" w:sz="0" w:space="0" w:color="auto"/>
      </w:divBdr>
    </w:div>
    <w:div w:id="293290129">
      <w:marLeft w:val="0"/>
      <w:marRight w:val="0"/>
      <w:marTop w:val="0"/>
      <w:marBottom w:val="0"/>
      <w:divBdr>
        <w:top w:val="none" w:sz="0" w:space="0" w:color="auto"/>
        <w:left w:val="none" w:sz="0" w:space="0" w:color="auto"/>
        <w:bottom w:val="none" w:sz="0" w:space="0" w:color="auto"/>
        <w:right w:val="none" w:sz="0" w:space="0" w:color="auto"/>
      </w:divBdr>
    </w:div>
    <w:div w:id="297223063">
      <w:marLeft w:val="0"/>
      <w:marRight w:val="0"/>
      <w:marTop w:val="0"/>
      <w:marBottom w:val="0"/>
      <w:divBdr>
        <w:top w:val="none" w:sz="0" w:space="0" w:color="auto"/>
        <w:left w:val="none" w:sz="0" w:space="0" w:color="auto"/>
        <w:bottom w:val="none" w:sz="0" w:space="0" w:color="auto"/>
        <w:right w:val="none" w:sz="0" w:space="0" w:color="auto"/>
      </w:divBdr>
    </w:div>
    <w:div w:id="308293379">
      <w:marLeft w:val="0"/>
      <w:marRight w:val="0"/>
      <w:marTop w:val="0"/>
      <w:marBottom w:val="0"/>
      <w:divBdr>
        <w:top w:val="none" w:sz="0" w:space="0" w:color="auto"/>
        <w:left w:val="none" w:sz="0" w:space="0" w:color="auto"/>
        <w:bottom w:val="none" w:sz="0" w:space="0" w:color="auto"/>
        <w:right w:val="none" w:sz="0" w:space="0" w:color="auto"/>
      </w:divBdr>
    </w:div>
    <w:div w:id="310604158">
      <w:marLeft w:val="0"/>
      <w:marRight w:val="0"/>
      <w:marTop w:val="0"/>
      <w:marBottom w:val="0"/>
      <w:divBdr>
        <w:top w:val="none" w:sz="0" w:space="0" w:color="auto"/>
        <w:left w:val="none" w:sz="0" w:space="0" w:color="auto"/>
        <w:bottom w:val="none" w:sz="0" w:space="0" w:color="auto"/>
        <w:right w:val="none" w:sz="0" w:space="0" w:color="auto"/>
      </w:divBdr>
    </w:div>
    <w:div w:id="313225297">
      <w:marLeft w:val="0"/>
      <w:marRight w:val="0"/>
      <w:marTop w:val="0"/>
      <w:marBottom w:val="0"/>
      <w:divBdr>
        <w:top w:val="none" w:sz="0" w:space="0" w:color="auto"/>
        <w:left w:val="none" w:sz="0" w:space="0" w:color="auto"/>
        <w:bottom w:val="none" w:sz="0" w:space="0" w:color="auto"/>
        <w:right w:val="none" w:sz="0" w:space="0" w:color="auto"/>
      </w:divBdr>
    </w:div>
    <w:div w:id="318464767">
      <w:marLeft w:val="0"/>
      <w:marRight w:val="0"/>
      <w:marTop w:val="0"/>
      <w:marBottom w:val="0"/>
      <w:divBdr>
        <w:top w:val="none" w:sz="0" w:space="0" w:color="auto"/>
        <w:left w:val="none" w:sz="0" w:space="0" w:color="auto"/>
        <w:bottom w:val="none" w:sz="0" w:space="0" w:color="auto"/>
        <w:right w:val="none" w:sz="0" w:space="0" w:color="auto"/>
      </w:divBdr>
    </w:div>
    <w:div w:id="324208901">
      <w:marLeft w:val="0"/>
      <w:marRight w:val="0"/>
      <w:marTop w:val="0"/>
      <w:marBottom w:val="0"/>
      <w:divBdr>
        <w:top w:val="none" w:sz="0" w:space="0" w:color="auto"/>
        <w:left w:val="none" w:sz="0" w:space="0" w:color="auto"/>
        <w:bottom w:val="none" w:sz="0" w:space="0" w:color="auto"/>
        <w:right w:val="none" w:sz="0" w:space="0" w:color="auto"/>
      </w:divBdr>
    </w:div>
    <w:div w:id="338041146">
      <w:marLeft w:val="0"/>
      <w:marRight w:val="0"/>
      <w:marTop w:val="0"/>
      <w:marBottom w:val="0"/>
      <w:divBdr>
        <w:top w:val="none" w:sz="0" w:space="0" w:color="auto"/>
        <w:left w:val="none" w:sz="0" w:space="0" w:color="auto"/>
        <w:bottom w:val="none" w:sz="0" w:space="0" w:color="auto"/>
        <w:right w:val="none" w:sz="0" w:space="0" w:color="auto"/>
      </w:divBdr>
    </w:div>
    <w:div w:id="349332101">
      <w:marLeft w:val="0"/>
      <w:marRight w:val="0"/>
      <w:marTop w:val="0"/>
      <w:marBottom w:val="0"/>
      <w:divBdr>
        <w:top w:val="none" w:sz="0" w:space="0" w:color="auto"/>
        <w:left w:val="none" w:sz="0" w:space="0" w:color="auto"/>
        <w:bottom w:val="none" w:sz="0" w:space="0" w:color="auto"/>
        <w:right w:val="none" w:sz="0" w:space="0" w:color="auto"/>
      </w:divBdr>
    </w:div>
    <w:div w:id="356542385">
      <w:marLeft w:val="0"/>
      <w:marRight w:val="0"/>
      <w:marTop w:val="0"/>
      <w:marBottom w:val="0"/>
      <w:divBdr>
        <w:top w:val="none" w:sz="0" w:space="0" w:color="auto"/>
        <w:left w:val="none" w:sz="0" w:space="0" w:color="auto"/>
        <w:bottom w:val="none" w:sz="0" w:space="0" w:color="auto"/>
        <w:right w:val="none" w:sz="0" w:space="0" w:color="auto"/>
      </w:divBdr>
    </w:div>
    <w:div w:id="358355438">
      <w:marLeft w:val="0"/>
      <w:marRight w:val="0"/>
      <w:marTop w:val="0"/>
      <w:marBottom w:val="0"/>
      <w:divBdr>
        <w:top w:val="none" w:sz="0" w:space="0" w:color="auto"/>
        <w:left w:val="none" w:sz="0" w:space="0" w:color="auto"/>
        <w:bottom w:val="none" w:sz="0" w:space="0" w:color="auto"/>
        <w:right w:val="none" w:sz="0" w:space="0" w:color="auto"/>
      </w:divBdr>
    </w:div>
    <w:div w:id="370427144">
      <w:marLeft w:val="0"/>
      <w:marRight w:val="0"/>
      <w:marTop w:val="0"/>
      <w:marBottom w:val="0"/>
      <w:divBdr>
        <w:top w:val="none" w:sz="0" w:space="0" w:color="auto"/>
        <w:left w:val="none" w:sz="0" w:space="0" w:color="auto"/>
        <w:bottom w:val="none" w:sz="0" w:space="0" w:color="auto"/>
        <w:right w:val="none" w:sz="0" w:space="0" w:color="auto"/>
      </w:divBdr>
    </w:div>
    <w:div w:id="373848032">
      <w:marLeft w:val="0"/>
      <w:marRight w:val="0"/>
      <w:marTop w:val="0"/>
      <w:marBottom w:val="0"/>
      <w:divBdr>
        <w:top w:val="none" w:sz="0" w:space="0" w:color="auto"/>
        <w:left w:val="none" w:sz="0" w:space="0" w:color="auto"/>
        <w:bottom w:val="none" w:sz="0" w:space="0" w:color="auto"/>
        <w:right w:val="none" w:sz="0" w:space="0" w:color="auto"/>
      </w:divBdr>
    </w:div>
    <w:div w:id="376587593">
      <w:marLeft w:val="0"/>
      <w:marRight w:val="0"/>
      <w:marTop w:val="0"/>
      <w:marBottom w:val="0"/>
      <w:divBdr>
        <w:top w:val="none" w:sz="0" w:space="0" w:color="auto"/>
        <w:left w:val="none" w:sz="0" w:space="0" w:color="auto"/>
        <w:bottom w:val="none" w:sz="0" w:space="0" w:color="auto"/>
        <w:right w:val="none" w:sz="0" w:space="0" w:color="auto"/>
      </w:divBdr>
    </w:div>
    <w:div w:id="377555017">
      <w:marLeft w:val="0"/>
      <w:marRight w:val="0"/>
      <w:marTop w:val="0"/>
      <w:marBottom w:val="0"/>
      <w:divBdr>
        <w:top w:val="none" w:sz="0" w:space="0" w:color="auto"/>
        <w:left w:val="none" w:sz="0" w:space="0" w:color="auto"/>
        <w:bottom w:val="none" w:sz="0" w:space="0" w:color="auto"/>
        <w:right w:val="none" w:sz="0" w:space="0" w:color="auto"/>
      </w:divBdr>
    </w:div>
    <w:div w:id="380596151">
      <w:marLeft w:val="0"/>
      <w:marRight w:val="0"/>
      <w:marTop w:val="0"/>
      <w:marBottom w:val="0"/>
      <w:divBdr>
        <w:top w:val="none" w:sz="0" w:space="0" w:color="auto"/>
        <w:left w:val="none" w:sz="0" w:space="0" w:color="auto"/>
        <w:bottom w:val="none" w:sz="0" w:space="0" w:color="auto"/>
        <w:right w:val="none" w:sz="0" w:space="0" w:color="auto"/>
      </w:divBdr>
    </w:div>
    <w:div w:id="383989445">
      <w:marLeft w:val="0"/>
      <w:marRight w:val="0"/>
      <w:marTop w:val="0"/>
      <w:marBottom w:val="0"/>
      <w:divBdr>
        <w:top w:val="none" w:sz="0" w:space="0" w:color="auto"/>
        <w:left w:val="none" w:sz="0" w:space="0" w:color="auto"/>
        <w:bottom w:val="none" w:sz="0" w:space="0" w:color="auto"/>
        <w:right w:val="none" w:sz="0" w:space="0" w:color="auto"/>
      </w:divBdr>
    </w:div>
    <w:div w:id="384064939">
      <w:marLeft w:val="0"/>
      <w:marRight w:val="0"/>
      <w:marTop w:val="0"/>
      <w:marBottom w:val="0"/>
      <w:divBdr>
        <w:top w:val="none" w:sz="0" w:space="0" w:color="auto"/>
        <w:left w:val="none" w:sz="0" w:space="0" w:color="auto"/>
        <w:bottom w:val="none" w:sz="0" w:space="0" w:color="auto"/>
        <w:right w:val="none" w:sz="0" w:space="0" w:color="auto"/>
      </w:divBdr>
    </w:div>
    <w:div w:id="406533472">
      <w:marLeft w:val="0"/>
      <w:marRight w:val="0"/>
      <w:marTop w:val="0"/>
      <w:marBottom w:val="0"/>
      <w:divBdr>
        <w:top w:val="none" w:sz="0" w:space="0" w:color="auto"/>
        <w:left w:val="none" w:sz="0" w:space="0" w:color="auto"/>
        <w:bottom w:val="none" w:sz="0" w:space="0" w:color="auto"/>
        <w:right w:val="none" w:sz="0" w:space="0" w:color="auto"/>
      </w:divBdr>
    </w:div>
    <w:div w:id="410347119">
      <w:marLeft w:val="0"/>
      <w:marRight w:val="0"/>
      <w:marTop w:val="0"/>
      <w:marBottom w:val="0"/>
      <w:divBdr>
        <w:top w:val="none" w:sz="0" w:space="0" w:color="auto"/>
        <w:left w:val="none" w:sz="0" w:space="0" w:color="auto"/>
        <w:bottom w:val="none" w:sz="0" w:space="0" w:color="auto"/>
        <w:right w:val="none" w:sz="0" w:space="0" w:color="auto"/>
      </w:divBdr>
    </w:div>
    <w:div w:id="428619919">
      <w:marLeft w:val="0"/>
      <w:marRight w:val="0"/>
      <w:marTop w:val="0"/>
      <w:marBottom w:val="0"/>
      <w:divBdr>
        <w:top w:val="none" w:sz="0" w:space="0" w:color="auto"/>
        <w:left w:val="none" w:sz="0" w:space="0" w:color="auto"/>
        <w:bottom w:val="none" w:sz="0" w:space="0" w:color="auto"/>
        <w:right w:val="none" w:sz="0" w:space="0" w:color="auto"/>
      </w:divBdr>
    </w:div>
    <w:div w:id="441581906">
      <w:marLeft w:val="0"/>
      <w:marRight w:val="0"/>
      <w:marTop w:val="0"/>
      <w:marBottom w:val="0"/>
      <w:divBdr>
        <w:top w:val="none" w:sz="0" w:space="0" w:color="auto"/>
        <w:left w:val="none" w:sz="0" w:space="0" w:color="auto"/>
        <w:bottom w:val="none" w:sz="0" w:space="0" w:color="auto"/>
        <w:right w:val="none" w:sz="0" w:space="0" w:color="auto"/>
      </w:divBdr>
    </w:div>
    <w:div w:id="461312984">
      <w:marLeft w:val="0"/>
      <w:marRight w:val="0"/>
      <w:marTop w:val="0"/>
      <w:marBottom w:val="0"/>
      <w:divBdr>
        <w:top w:val="none" w:sz="0" w:space="0" w:color="auto"/>
        <w:left w:val="none" w:sz="0" w:space="0" w:color="auto"/>
        <w:bottom w:val="none" w:sz="0" w:space="0" w:color="auto"/>
        <w:right w:val="none" w:sz="0" w:space="0" w:color="auto"/>
      </w:divBdr>
    </w:div>
    <w:div w:id="469328693">
      <w:marLeft w:val="0"/>
      <w:marRight w:val="0"/>
      <w:marTop w:val="0"/>
      <w:marBottom w:val="0"/>
      <w:divBdr>
        <w:top w:val="none" w:sz="0" w:space="0" w:color="auto"/>
        <w:left w:val="none" w:sz="0" w:space="0" w:color="auto"/>
        <w:bottom w:val="none" w:sz="0" w:space="0" w:color="auto"/>
        <w:right w:val="none" w:sz="0" w:space="0" w:color="auto"/>
      </w:divBdr>
    </w:div>
    <w:div w:id="484511699">
      <w:marLeft w:val="0"/>
      <w:marRight w:val="0"/>
      <w:marTop w:val="0"/>
      <w:marBottom w:val="0"/>
      <w:divBdr>
        <w:top w:val="none" w:sz="0" w:space="0" w:color="auto"/>
        <w:left w:val="none" w:sz="0" w:space="0" w:color="auto"/>
        <w:bottom w:val="none" w:sz="0" w:space="0" w:color="auto"/>
        <w:right w:val="none" w:sz="0" w:space="0" w:color="auto"/>
      </w:divBdr>
    </w:div>
    <w:div w:id="503862190">
      <w:marLeft w:val="0"/>
      <w:marRight w:val="0"/>
      <w:marTop w:val="0"/>
      <w:marBottom w:val="0"/>
      <w:divBdr>
        <w:top w:val="none" w:sz="0" w:space="0" w:color="auto"/>
        <w:left w:val="none" w:sz="0" w:space="0" w:color="auto"/>
        <w:bottom w:val="none" w:sz="0" w:space="0" w:color="auto"/>
        <w:right w:val="none" w:sz="0" w:space="0" w:color="auto"/>
      </w:divBdr>
    </w:div>
    <w:div w:id="507989852">
      <w:marLeft w:val="0"/>
      <w:marRight w:val="0"/>
      <w:marTop w:val="0"/>
      <w:marBottom w:val="0"/>
      <w:divBdr>
        <w:top w:val="none" w:sz="0" w:space="0" w:color="auto"/>
        <w:left w:val="none" w:sz="0" w:space="0" w:color="auto"/>
        <w:bottom w:val="none" w:sz="0" w:space="0" w:color="auto"/>
        <w:right w:val="none" w:sz="0" w:space="0" w:color="auto"/>
      </w:divBdr>
    </w:div>
    <w:div w:id="511802239">
      <w:marLeft w:val="0"/>
      <w:marRight w:val="0"/>
      <w:marTop w:val="0"/>
      <w:marBottom w:val="0"/>
      <w:divBdr>
        <w:top w:val="none" w:sz="0" w:space="0" w:color="auto"/>
        <w:left w:val="none" w:sz="0" w:space="0" w:color="auto"/>
        <w:bottom w:val="none" w:sz="0" w:space="0" w:color="auto"/>
        <w:right w:val="none" w:sz="0" w:space="0" w:color="auto"/>
      </w:divBdr>
    </w:div>
    <w:div w:id="518739711">
      <w:marLeft w:val="0"/>
      <w:marRight w:val="0"/>
      <w:marTop w:val="0"/>
      <w:marBottom w:val="0"/>
      <w:divBdr>
        <w:top w:val="none" w:sz="0" w:space="0" w:color="auto"/>
        <w:left w:val="none" w:sz="0" w:space="0" w:color="auto"/>
        <w:bottom w:val="none" w:sz="0" w:space="0" w:color="auto"/>
        <w:right w:val="none" w:sz="0" w:space="0" w:color="auto"/>
      </w:divBdr>
    </w:div>
    <w:div w:id="523636693">
      <w:marLeft w:val="0"/>
      <w:marRight w:val="0"/>
      <w:marTop w:val="0"/>
      <w:marBottom w:val="0"/>
      <w:divBdr>
        <w:top w:val="none" w:sz="0" w:space="0" w:color="auto"/>
        <w:left w:val="none" w:sz="0" w:space="0" w:color="auto"/>
        <w:bottom w:val="none" w:sz="0" w:space="0" w:color="auto"/>
        <w:right w:val="none" w:sz="0" w:space="0" w:color="auto"/>
      </w:divBdr>
    </w:div>
    <w:div w:id="529299606">
      <w:marLeft w:val="0"/>
      <w:marRight w:val="0"/>
      <w:marTop w:val="0"/>
      <w:marBottom w:val="0"/>
      <w:divBdr>
        <w:top w:val="none" w:sz="0" w:space="0" w:color="auto"/>
        <w:left w:val="none" w:sz="0" w:space="0" w:color="auto"/>
        <w:bottom w:val="none" w:sz="0" w:space="0" w:color="auto"/>
        <w:right w:val="none" w:sz="0" w:space="0" w:color="auto"/>
      </w:divBdr>
    </w:div>
    <w:div w:id="531846756">
      <w:marLeft w:val="0"/>
      <w:marRight w:val="0"/>
      <w:marTop w:val="0"/>
      <w:marBottom w:val="0"/>
      <w:divBdr>
        <w:top w:val="none" w:sz="0" w:space="0" w:color="auto"/>
        <w:left w:val="none" w:sz="0" w:space="0" w:color="auto"/>
        <w:bottom w:val="none" w:sz="0" w:space="0" w:color="auto"/>
        <w:right w:val="none" w:sz="0" w:space="0" w:color="auto"/>
      </w:divBdr>
    </w:div>
    <w:div w:id="539514880">
      <w:marLeft w:val="0"/>
      <w:marRight w:val="0"/>
      <w:marTop w:val="0"/>
      <w:marBottom w:val="0"/>
      <w:divBdr>
        <w:top w:val="none" w:sz="0" w:space="0" w:color="auto"/>
        <w:left w:val="none" w:sz="0" w:space="0" w:color="auto"/>
        <w:bottom w:val="none" w:sz="0" w:space="0" w:color="auto"/>
        <w:right w:val="none" w:sz="0" w:space="0" w:color="auto"/>
      </w:divBdr>
    </w:div>
    <w:div w:id="553546433">
      <w:marLeft w:val="0"/>
      <w:marRight w:val="0"/>
      <w:marTop w:val="0"/>
      <w:marBottom w:val="0"/>
      <w:divBdr>
        <w:top w:val="none" w:sz="0" w:space="0" w:color="auto"/>
        <w:left w:val="none" w:sz="0" w:space="0" w:color="auto"/>
        <w:bottom w:val="none" w:sz="0" w:space="0" w:color="auto"/>
        <w:right w:val="none" w:sz="0" w:space="0" w:color="auto"/>
      </w:divBdr>
    </w:div>
    <w:div w:id="569116069">
      <w:marLeft w:val="0"/>
      <w:marRight w:val="0"/>
      <w:marTop w:val="0"/>
      <w:marBottom w:val="0"/>
      <w:divBdr>
        <w:top w:val="none" w:sz="0" w:space="0" w:color="auto"/>
        <w:left w:val="none" w:sz="0" w:space="0" w:color="auto"/>
        <w:bottom w:val="none" w:sz="0" w:space="0" w:color="auto"/>
        <w:right w:val="none" w:sz="0" w:space="0" w:color="auto"/>
      </w:divBdr>
    </w:div>
    <w:div w:id="570624661">
      <w:marLeft w:val="0"/>
      <w:marRight w:val="0"/>
      <w:marTop w:val="0"/>
      <w:marBottom w:val="0"/>
      <w:divBdr>
        <w:top w:val="none" w:sz="0" w:space="0" w:color="auto"/>
        <w:left w:val="none" w:sz="0" w:space="0" w:color="auto"/>
        <w:bottom w:val="none" w:sz="0" w:space="0" w:color="auto"/>
        <w:right w:val="none" w:sz="0" w:space="0" w:color="auto"/>
      </w:divBdr>
    </w:div>
    <w:div w:id="571702184">
      <w:marLeft w:val="0"/>
      <w:marRight w:val="0"/>
      <w:marTop w:val="0"/>
      <w:marBottom w:val="0"/>
      <w:divBdr>
        <w:top w:val="none" w:sz="0" w:space="0" w:color="auto"/>
        <w:left w:val="none" w:sz="0" w:space="0" w:color="auto"/>
        <w:bottom w:val="none" w:sz="0" w:space="0" w:color="auto"/>
        <w:right w:val="none" w:sz="0" w:space="0" w:color="auto"/>
      </w:divBdr>
    </w:div>
    <w:div w:id="577522890">
      <w:marLeft w:val="0"/>
      <w:marRight w:val="0"/>
      <w:marTop w:val="0"/>
      <w:marBottom w:val="0"/>
      <w:divBdr>
        <w:top w:val="none" w:sz="0" w:space="0" w:color="auto"/>
        <w:left w:val="none" w:sz="0" w:space="0" w:color="auto"/>
        <w:bottom w:val="none" w:sz="0" w:space="0" w:color="auto"/>
        <w:right w:val="none" w:sz="0" w:space="0" w:color="auto"/>
      </w:divBdr>
    </w:div>
    <w:div w:id="578753408">
      <w:marLeft w:val="0"/>
      <w:marRight w:val="0"/>
      <w:marTop w:val="0"/>
      <w:marBottom w:val="0"/>
      <w:divBdr>
        <w:top w:val="none" w:sz="0" w:space="0" w:color="auto"/>
        <w:left w:val="none" w:sz="0" w:space="0" w:color="auto"/>
        <w:bottom w:val="none" w:sz="0" w:space="0" w:color="auto"/>
        <w:right w:val="none" w:sz="0" w:space="0" w:color="auto"/>
      </w:divBdr>
    </w:div>
    <w:div w:id="582186578">
      <w:marLeft w:val="0"/>
      <w:marRight w:val="0"/>
      <w:marTop w:val="0"/>
      <w:marBottom w:val="0"/>
      <w:divBdr>
        <w:top w:val="none" w:sz="0" w:space="0" w:color="auto"/>
        <w:left w:val="none" w:sz="0" w:space="0" w:color="auto"/>
        <w:bottom w:val="none" w:sz="0" w:space="0" w:color="auto"/>
        <w:right w:val="none" w:sz="0" w:space="0" w:color="auto"/>
      </w:divBdr>
    </w:div>
    <w:div w:id="597833118">
      <w:marLeft w:val="0"/>
      <w:marRight w:val="0"/>
      <w:marTop w:val="0"/>
      <w:marBottom w:val="0"/>
      <w:divBdr>
        <w:top w:val="none" w:sz="0" w:space="0" w:color="auto"/>
        <w:left w:val="none" w:sz="0" w:space="0" w:color="auto"/>
        <w:bottom w:val="none" w:sz="0" w:space="0" w:color="auto"/>
        <w:right w:val="none" w:sz="0" w:space="0" w:color="auto"/>
      </w:divBdr>
    </w:div>
    <w:div w:id="601844136">
      <w:marLeft w:val="0"/>
      <w:marRight w:val="0"/>
      <w:marTop w:val="0"/>
      <w:marBottom w:val="0"/>
      <w:divBdr>
        <w:top w:val="none" w:sz="0" w:space="0" w:color="auto"/>
        <w:left w:val="none" w:sz="0" w:space="0" w:color="auto"/>
        <w:bottom w:val="none" w:sz="0" w:space="0" w:color="auto"/>
        <w:right w:val="none" w:sz="0" w:space="0" w:color="auto"/>
      </w:divBdr>
    </w:div>
    <w:div w:id="606742463">
      <w:marLeft w:val="0"/>
      <w:marRight w:val="0"/>
      <w:marTop w:val="0"/>
      <w:marBottom w:val="0"/>
      <w:divBdr>
        <w:top w:val="none" w:sz="0" w:space="0" w:color="auto"/>
        <w:left w:val="none" w:sz="0" w:space="0" w:color="auto"/>
        <w:bottom w:val="none" w:sz="0" w:space="0" w:color="auto"/>
        <w:right w:val="none" w:sz="0" w:space="0" w:color="auto"/>
      </w:divBdr>
    </w:div>
    <w:div w:id="621574103">
      <w:marLeft w:val="0"/>
      <w:marRight w:val="0"/>
      <w:marTop w:val="0"/>
      <w:marBottom w:val="0"/>
      <w:divBdr>
        <w:top w:val="none" w:sz="0" w:space="0" w:color="auto"/>
        <w:left w:val="none" w:sz="0" w:space="0" w:color="auto"/>
        <w:bottom w:val="none" w:sz="0" w:space="0" w:color="auto"/>
        <w:right w:val="none" w:sz="0" w:space="0" w:color="auto"/>
      </w:divBdr>
    </w:div>
    <w:div w:id="636881531">
      <w:marLeft w:val="0"/>
      <w:marRight w:val="0"/>
      <w:marTop w:val="0"/>
      <w:marBottom w:val="0"/>
      <w:divBdr>
        <w:top w:val="none" w:sz="0" w:space="0" w:color="auto"/>
        <w:left w:val="none" w:sz="0" w:space="0" w:color="auto"/>
        <w:bottom w:val="none" w:sz="0" w:space="0" w:color="auto"/>
        <w:right w:val="none" w:sz="0" w:space="0" w:color="auto"/>
      </w:divBdr>
    </w:div>
    <w:div w:id="639313083">
      <w:marLeft w:val="0"/>
      <w:marRight w:val="0"/>
      <w:marTop w:val="0"/>
      <w:marBottom w:val="0"/>
      <w:divBdr>
        <w:top w:val="none" w:sz="0" w:space="0" w:color="auto"/>
        <w:left w:val="none" w:sz="0" w:space="0" w:color="auto"/>
        <w:bottom w:val="none" w:sz="0" w:space="0" w:color="auto"/>
        <w:right w:val="none" w:sz="0" w:space="0" w:color="auto"/>
      </w:divBdr>
    </w:div>
    <w:div w:id="689381836">
      <w:marLeft w:val="0"/>
      <w:marRight w:val="0"/>
      <w:marTop w:val="0"/>
      <w:marBottom w:val="0"/>
      <w:divBdr>
        <w:top w:val="none" w:sz="0" w:space="0" w:color="auto"/>
        <w:left w:val="none" w:sz="0" w:space="0" w:color="auto"/>
        <w:bottom w:val="none" w:sz="0" w:space="0" w:color="auto"/>
        <w:right w:val="none" w:sz="0" w:space="0" w:color="auto"/>
      </w:divBdr>
    </w:div>
    <w:div w:id="707028822">
      <w:marLeft w:val="0"/>
      <w:marRight w:val="0"/>
      <w:marTop w:val="0"/>
      <w:marBottom w:val="0"/>
      <w:divBdr>
        <w:top w:val="none" w:sz="0" w:space="0" w:color="auto"/>
        <w:left w:val="none" w:sz="0" w:space="0" w:color="auto"/>
        <w:bottom w:val="none" w:sz="0" w:space="0" w:color="auto"/>
        <w:right w:val="none" w:sz="0" w:space="0" w:color="auto"/>
      </w:divBdr>
    </w:div>
    <w:div w:id="716441301">
      <w:marLeft w:val="0"/>
      <w:marRight w:val="0"/>
      <w:marTop w:val="0"/>
      <w:marBottom w:val="0"/>
      <w:divBdr>
        <w:top w:val="none" w:sz="0" w:space="0" w:color="auto"/>
        <w:left w:val="none" w:sz="0" w:space="0" w:color="auto"/>
        <w:bottom w:val="none" w:sz="0" w:space="0" w:color="auto"/>
        <w:right w:val="none" w:sz="0" w:space="0" w:color="auto"/>
      </w:divBdr>
    </w:div>
    <w:div w:id="716977646">
      <w:marLeft w:val="0"/>
      <w:marRight w:val="0"/>
      <w:marTop w:val="0"/>
      <w:marBottom w:val="0"/>
      <w:divBdr>
        <w:top w:val="none" w:sz="0" w:space="0" w:color="auto"/>
        <w:left w:val="none" w:sz="0" w:space="0" w:color="auto"/>
        <w:bottom w:val="none" w:sz="0" w:space="0" w:color="auto"/>
        <w:right w:val="none" w:sz="0" w:space="0" w:color="auto"/>
      </w:divBdr>
    </w:div>
    <w:div w:id="775248221">
      <w:marLeft w:val="0"/>
      <w:marRight w:val="0"/>
      <w:marTop w:val="0"/>
      <w:marBottom w:val="0"/>
      <w:divBdr>
        <w:top w:val="none" w:sz="0" w:space="0" w:color="auto"/>
        <w:left w:val="none" w:sz="0" w:space="0" w:color="auto"/>
        <w:bottom w:val="none" w:sz="0" w:space="0" w:color="auto"/>
        <w:right w:val="none" w:sz="0" w:space="0" w:color="auto"/>
      </w:divBdr>
    </w:div>
    <w:div w:id="778067590">
      <w:marLeft w:val="0"/>
      <w:marRight w:val="0"/>
      <w:marTop w:val="0"/>
      <w:marBottom w:val="0"/>
      <w:divBdr>
        <w:top w:val="none" w:sz="0" w:space="0" w:color="auto"/>
        <w:left w:val="none" w:sz="0" w:space="0" w:color="auto"/>
        <w:bottom w:val="none" w:sz="0" w:space="0" w:color="auto"/>
        <w:right w:val="none" w:sz="0" w:space="0" w:color="auto"/>
      </w:divBdr>
    </w:div>
    <w:div w:id="782501692">
      <w:marLeft w:val="0"/>
      <w:marRight w:val="0"/>
      <w:marTop w:val="0"/>
      <w:marBottom w:val="0"/>
      <w:divBdr>
        <w:top w:val="none" w:sz="0" w:space="0" w:color="auto"/>
        <w:left w:val="none" w:sz="0" w:space="0" w:color="auto"/>
        <w:bottom w:val="none" w:sz="0" w:space="0" w:color="auto"/>
        <w:right w:val="none" w:sz="0" w:space="0" w:color="auto"/>
      </w:divBdr>
    </w:div>
    <w:div w:id="786242300">
      <w:marLeft w:val="0"/>
      <w:marRight w:val="0"/>
      <w:marTop w:val="0"/>
      <w:marBottom w:val="0"/>
      <w:divBdr>
        <w:top w:val="none" w:sz="0" w:space="0" w:color="auto"/>
        <w:left w:val="none" w:sz="0" w:space="0" w:color="auto"/>
        <w:bottom w:val="none" w:sz="0" w:space="0" w:color="auto"/>
        <w:right w:val="none" w:sz="0" w:space="0" w:color="auto"/>
      </w:divBdr>
    </w:div>
    <w:div w:id="787315313">
      <w:marLeft w:val="0"/>
      <w:marRight w:val="0"/>
      <w:marTop w:val="0"/>
      <w:marBottom w:val="0"/>
      <w:divBdr>
        <w:top w:val="none" w:sz="0" w:space="0" w:color="auto"/>
        <w:left w:val="none" w:sz="0" w:space="0" w:color="auto"/>
        <w:bottom w:val="none" w:sz="0" w:space="0" w:color="auto"/>
        <w:right w:val="none" w:sz="0" w:space="0" w:color="auto"/>
      </w:divBdr>
    </w:div>
    <w:div w:id="789737166">
      <w:marLeft w:val="0"/>
      <w:marRight w:val="0"/>
      <w:marTop w:val="0"/>
      <w:marBottom w:val="0"/>
      <w:divBdr>
        <w:top w:val="none" w:sz="0" w:space="0" w:color="auto"/>
        <w:left w:val="none" w:sz="0" w:space="0" w:color="auto"/>
        <w:bottom w:val="none" w:sz="0" w:space="0" w:color="auto"/>
        <w:right w:val="none" w:sz="0" w:space="0" w:color="auto"/>
      </w:divBdr>
    </w:div>
    <w:div w:id="796491008">
      <w:marLeft w:val="0"/>
      <w:marRight w:val="0"/>
      <w:marTop w:val="0"/>
      <w:marBottom w:val="0"/>
      <w:divBdr>
        <w:top w:val="none" w:sz="0" w:space="0" w:color="auto"/>
        <w:left w:val="none" w:sz="0" w:space="0" w:color="auto"/>
        <w:bottom w:val="none" w:sz="0" w:space="0" w:color="auto"/>
        <w:right w:val="none" w:sz="0" w:space="0" w:color="auto"/>
      </w:divBdr>
    </w:div>
    <w:div w:id="811366846">
      <w:marLeft w:val="0"/>
      <w:marRight w:val="0"/>
      <w:marTop w:val="0"/>
      <w:marBottom w:val="0"/>
      <w:divBdr>
        <w:top w:val="none" w:sz="0" w:space="0" w:color="auto"/>
        <w:left w:val="none" w:sz="0" w:space="0" w:color="auto"/>
        <w:bottom w:val="none" w:sz="0" w:space="0" w:color="auto"/>
        <w:right w:val="none" w:sz="0" w:space="0" w:color="auto"/>
      </w:divBdr>
    </w:div>
    <w:div w:id="821896204">
      <w:marLeft w:val="0"/>
      <w:marRight w:val="0"/>
      <w:marTop w:val="0"/>
      <w:marBottom w:val="0"/>
      <w:divBdr>
        <w:top w:val="none" w:sz="0" w:space="0" w:color="auto"/>
        <w:left w:val="none" w:sz="0" w:space="0" w:color="auto"/>
        <w:bottom w:val="none" w:sz="0" w:space="0" w:color="auto"/>
        <w:right w:val="none" w:sz="0" w:space="0" w:color="auto"/>
      </w:divBdr>
    </w:div>
    <w:div w:id="837044096">
      <w:marLeft w:val="0"/>
      <w:marRight w:val="0"/>
      <w:marTop w:val="0"/>
      <w:marBottom w:val="0"/>
      <w:divBdr>
        <w:top w:val="none" w:sz="0" w:space="0" w:color="auto"/>
        <w:left w:val="none" w:sz="0" w:space="0" w:color="auto"/>
        <w:bottom w:val="none" w:sz="0" w:space="0" w:color="auto"/>
        <w:right w:val="none" w:sz="0" w:space="0" w:color="auto"/>
      </w:divBdr>
    </w:div>
    <w:div w:id="837385325">
      <w:marLeft w:val="0"/>
      <w:marRight w:val="0"/>
      <w:marTop w:val="0"/>
      <w:marBottom w:val="0"/>
      <w:divBdr>
        <w:top w:val="none" w:sz="0" w:space="0" w:color="auto"/>
        <w:left w:val="none" w:sz="0" w:space="0" w:color="auto"/>
        <w:bottom w:val="none" w:sz="0" w:space="0" w:color="auto"/>
        <w:right w:val="none" w:sz="0" w:space="0" w:color="auto"/>
      </w:divBdr>
    </w:div>
    <w:div w:id="838496196">
      <w:marLeft w:val="0"/>
      <w:marRight w:val="0"/>
      <w:marTop w:val="0"/>
      <w:marBottom w:val="0"/>
      <w:divBdr>
        <w:top w:val="none" w:sz="0" w:space="0" w:color="auto"/>
        <w:left w:val="none" w:sz="0" w:space="0" w:color="auto"/>
        <w:bottom w:val="none" w:sz="0" w:space="0" w:color="auto"/>
        <w:right w:val="none" w:sz="0" w:space="0" w:color="auto"/>
      </w:divBdr>
    </w:div>
    <w:div w:id="849871643">
      <w:marLeft w:val="0"/>
      <w:marRight w:val="0"/>
      <w:marTop w:val="0"/>
      <w:marBottom w:val="0"/>
      <w:divBdr>
        <w:top w:val="none" w:sz="0" w:space="0" w:color="auto"/>
        <w:left w:val="none" w:sz="0" w:space="0" w:color="auto"/>
        <w:bottom w:val="none" w:sz="0" w:space="0" w:color="auto"/>
        <w:right w:val="none" w:sz="0" w:space="0" w:color="auto"/>
      </w:divBdr>
    </w:div>
    <w:div w:id="852914909">
      <w:marLeft w:val="0"/>
      <w:marRight w:val="0"/>
      <w:marTop w:val="0"/>
      <w:marBottom w:val="0"/>
      <w:divBdr>
        <w:top w:val="none" w:sz="0" w:space="0" w:color="auto"/>
        <w:left w:val="none" w:sz="0" w:space="0" w:color="auto"/>
        <w:bottom w:val="none" w:sz="0" w:space="0" w:color="auto"/>
        <w:right w:val="none" w:sz="0" w:space="0" w:color="auto"/>
      </w:divBdr>
    </w:div>
    <w:div w:id="852916961">
      <w:marLeft w:val="0"/>
      <w:marRight w:val="0"/>
      <w:marTop w:val="0"/>
      <w:marBottom w:val="0"/>
      <w:divBdr>
        <w:top w:val="none" w:sz="0" w:space="0" w:color="auto"/>
        <w:left w:val="none" w:sz="0" w:space="0" w:color="auto"/>
        <w:bottom w:val="none" w:sz="0" w:space="0" w:color="auto"/>
        <w:right w:val="none" w:sz="0" w:space="0" w:color="auto"/>
      </w:divBdr>
    </w:div>
    <w:div w:id="854073821">
      <w:marLeft w:val="0"/>
      <w:marRight w:val="0"/>
      <w:marTop w:val="0"/>
      <w:marBottom w:val="0"/>
      <w:divBdr>
        <w:top w:val="none" w:sz="0" w:space="0" w:color="auto"/>
        <w:left w:val="none" w:sz="0" w:space="0" w:color="auto"/>
        <w:bottom w:val="none" w:sz="0" w:space="0" w:color="auto"/>
        <w:right w:val="none" w:sz="0" w:space="0" w:color="auto"/>
      </w:divBdr>
    </w:div>
    <w:div w:id="854660126">
      <w:marLeft w:val="0"/>
      <w:marRight w:val="0"/>
      <w:marTop w:val="0"/>
      <w:marBottom w:val="0"/>
      <w:divBdr>
        <w:top w:val="none" w:sz="0" w:space="0" w:color="auto"/>
        <w:left w:val="none" w:sz="0" w:space="0" w:color="auto"/>
        <w:bottom w:val="none" w:sz="0" w:space="0" w:color="auto"/>
        <w:right w:val="none" w:sz="0" w:space="0" w:color="auto"/>
      </w:divBdr>
    </w:div>
    <w:div w:id="858589824">
      <w:marLeft w:val="0"/>
      <w:marRight w:val="0"/>
      <w:marTop w:val="0"/>
      <w:marBottom w:val="0"/>
      <w:divBdr>
        <w:top w:val="none" w:sz="0" w:space="0" w:color="auto"/>
        <w:left w:val="none" w:sz="0" w:space="0" w:color="auto"/>
        <w:bottom w:val="none" w:sz="0" w:space="0" w:color="auto"/>
        <w:right w:val="none" w:sz="0" w:space="0" w:color="auto"/>
      </w:divBdr>
    </w:div>
    <w:div w:id="860705870">
      <w:marLeft w:val="0"/>
      <w:marRight w:val="0"/>
      <w:marTop w:val="0"/>
      <w:marBottom w:val="0"/>
      <w:divBdr>
        <w:top w:val="none" w:sz="0" w:space="0" w:color="auto"/>
        <w:left w:val="none" w:sz="0" w:space="0" w:color="auto"/>
        <w:bottom w:val="none" w:sz="0" w:space="0" w:color="auto"/>
        <w:right w:val="none" w:sz="0" w:space="0" w:color="auto"/>
      </w:divBdr>
    </w:div>
    <w:div w:id="865826572">
      <w:marLeft w:val="0"/>
      <w:marRight w:val="0"/>
      <w:marTop w:val="0"/>
      <w:marBottom w:val="0"/>
      <w:divBdr>
        <w:top w:val="none" w:sz="0" w:space="0" w:color="auto"/>
        <w:left w:val="none" w:sz="0" w:space="0" w:color="auto"/>
        <w:bottom w:val="none" w:sz="0" w:space="0" w:color="auto"/>
        <w:right w:val="none" w:sz="0" w:space="0" w:color="auto"/>
      </w:divBdr>
    </w:div>
    <w:div w:id="868762693">
      <w:marLeft w:val="0"/>
      <w:marRight w:val="0"/>
      <w:marTop w:val="0"/>
      <w:marBottom w:val="0"/>
      <w:divBdr>
        <w:top w:val="none" w:sz="0" w:space="0" w:color="auto"/>
        <w:left w:val="none" w:sz="0" w:space="0" w:color="auto"/>
        <w:bottom w:val="none" w:sz="0" w:space="0" w:color="auto"/>
        <w:right w:val="none" w:sz="0" w:space="0" w:color="auto"/>
      </w:divBdr>
    </w:div>
    <w:div w:id="874342351">
      <w:marLeft w:val="0"/>
      <w:marRight w:val="0"/>
      <w:marTop w:val="0"/>
      <w:marBottom w:val="0"/>
      <w:divBdr>
        <w:top w:val="none" w:sz="0" w:space="0" w:color="auto"/>
        <w:left w:val="none" w:sz="0" w:space="0" w:color="auto"/>
        <w:bottom w:val="none" w:sz="0" w:space="0" w:color="auto"/>
        <w:right w:val="none" w:sz="0" w:space="0" w:color="auto"/>
      </w:divBdr>
    </w:div>
    <w:div w:id="883061969">
      <w:marLeft w:val="0"/>
      <w:marRight w:val="0"/>
      <w:marTop w:val="0"/>
      <w:marBottom w:val="0"/>
      <w:divBdr>
        <w:top w:val="none" w:sz="0" w:space="0" w:color="auto"/>
        <w:left w:val="none" w:sz="0" w:space="0" w:color="auto"/>
        <w:bottom w:val="none" w:sz="0" w:space="0" w:color="auto"/>
        <w:right w:val="none" w:sz="0" w:space="0" w:color="auto"/>
      </w:divBdr>
    </w:div>
    <w:div w:id="904147913">
      <w:marLeft w:val="0"/>
      <w:marRight w:val="0"/>
      <w:marTop w:val="0"/>
      <w:marBottom w:val="0"/>
      <w:divBdr>
        <w:top w:val="none" w:sz="0" w:space="0" w:color="auto"/>
        <w:left w:val="none" w:sz="0" w:space="0" w:color="auto"/>
        <w:bottom w:val="none" w:sz="0" w:space="0" w:color="auto"/>
        <w:right w:val="none" w:sz="0" w:space="0" w:color="auto"/>
      </w:divBdr>
    </w:div>
    <w:div w:id="907694992">
      <w:marLeft w:val="0"/>
      <w:marRight w:val="0"/>
      <w:marTop w:val="0"/>
      <w:marBottom w:val="0"/>
      <w:divBdr>
        <w:top w:val="none" w:sz="0" w:space="0" w:color="auto"/>
        <w:left w:val="none" w:sz="0" w:space="0" w:color="auto"/>
        <w:bottom w:val="none" w:sz="0" w:space="0" w:color="auto"/>
        <w:right w:val="none" w:sz="0" w:space="0" w:color="auto"/>
      </w:divBdr>
    </w:div>
    <w:div w:id="908811384">
      <w:marLeft w:val="0"/>
      <w:marRight w:val="0"/>
      <w:marTop w:val="0"/>
      <w:marBottom w:val="0"/>
      <w:divBdr>
        <w:top w:val="none" w:sz="0" w:space="0" w:color="auto"/>
        <w:left w:val="none" w:sz="0" w:space="0" w:color="auto"/>
        <w:bottom w:val="none" w:sz="0" w:space="0" w:color="auto"/>
        <w:right w:val="none" w:sz="0" w:space="0" w:color="auto"/>
      </w:divBdr>
    </w:div>
    <w:div w:id="924917529">
      <w:marLeft w:val="0"/>
      <w:marRight w:val="0"/>
      <w:marTop w:val="0"/>
      <w:marBottom w:val="0"/>
      <w:divBdr>
        <w:top w:val="none" w:sz="0" w:space="0" w:color="auto"/>
        <w:left w:val="none" w:sz="0" w:space="0" w:color="auto"/>
        <w:bottom w:val="none" w:sz="0" w:space="0" w:color="auto"/>
        <w:right w:val="none" w:sz="0" w:space="0" w:color="auto"/>
      </w:divBdr>
    </w:div>
    <w:div w:id="939678493">
      <w:marLeft w:val="0"/>
      <w:marRight w:val="0"/>
      <w:marTop w:val="0"/>
      <w:marBottom w:val="0"/>
      <w:divBdr>
        <w:top w:val="none" w:sz="0" w:space="0" w:color="auto"/>
        <w:left w:val="none" w:sz="0" w:space="0" w:color="auto"/>
        <w:bottom w:val="none" w:sz="0" w:space="0" w:color="auto"/>
        <w:right w:val="none" w:sz="0" w:space="0" w:color="auto"/>
      </w:divBdr>
    </w:div>
    <w:div w:id="939921459">
      <w:marLeft w:val="0"/>
      <w:marRight w:val="0"/>
      <w:marTop w:val="0"/>
      <w:marBottom w:val="0"/>
      <w:divBdr>
        <w:top w:val="none" w:sz="0" w:space="0" w:color="auto"/>
        <w:left w:val="none" w:sz="0" w:space="0" w:color="auto"/>
        <w:bottom w:val="none" w:sz="0" w:space="0" w:color="auto"/>
        <w:right w:val="none" w:sz="0" w:space="0" w:color="auto"/>
      </w:divBdr>
    </w:div>
    <w:div w:id="944340218">
      <w:marLeft w:val="0"/>
      <w:marRight w:val="0"/>
      <w:marTop w:val="0"/>
      <w:marBottom w:val="0"/>
      <w:divBdr>
        <w:top w:val="none" w:sz="0" w:space="0" w:color="auto"/>
        <w:left w:val="none" w:sz="0" w:space="0" w:color="auto"/>
        <w:bottom w:val="none" w:sz="0" w:space="0" w:color="auto"/>
        <w:right w:val="none" w:sz="0" w:space="0" w:color="auto"/>
      </w:divBdr>
    </w:div>
    <w:div w:id="945892467">
      <w:marLeft w:val="0"/>
      <w:marRight w:val="0"/>
      <w:marTop w:val="0"/>
      <w:marBottom w:val="0"/>
      <w:divBdr>
        <w:top w:val="none" w:sz="0" w:space="0" w:color="auto"/>
        <w:left w:val="none" w:sz="0" w:space="0" w:color="auto"/>
        <w:bottom w:val="none" w:sz="0" w:space="0" w:color="auto"/>
        <w:right w:val="none" w:sz="0" w:space="0" w:color="auto"/>
      </w:divBdr>
    </w:div>
    <w:div w:id="946157061">
      <w:marLeft w:val="0"/>
      <w:marRight w:val="0"/>
      <w:marTop w:val="0"/>
      <w:marBottom w:val="0"/>
      <w:divBdr>
        <w:top w:val="none" w:sz="0" w:space="0" w:color="auto"/>
        <w:left w:val="none" w:sz="0" w:space="0" w:color="auto"/>
        <w:bottom w:val="none" w:sz="0" w:space="0" w:color="auto"/>
        <w:right w:val="none" w:sz="0" w:space="0" w:color="auto"/>
      </w:divBdr>
    </w:div>
    <w:div w:id="946353078">
      <w:marLeft w:val="0"/>
      <w:marRight w:val="0"/>
      <w:marTop w:val="0"/>
      <w:marBottom w:val="0"/>
      <w:divBdr>
        <w:top w:val="none" w:sz="0" w:space="0" w:color="auto"/>
        <w:left w:val="none" w:sz="0" w:space="0" w:color="auto"/>
        <w:bottom w:val="none" w:sz="0" w:space="0" w:color="auto"/>
        <w:right w:val="none" w:sz="0" w:space="0" w:color="auto"/>
      </w:divBdr>
    </w:div>
    <w:div w:id="962005185">
      <w:marLeft w:val="0"/>
      <w:marRight w:val="0"/>
      <w:marTop w:val="0"/>
      <w:marBottom w:val="0"/>
      <w:divBdr>
        <w:top w:val="none" w:sz="0" w:space="0" w:color="auto"/>
        <w:left w:val="none" w:sz="0" w:space="0" w:color="auto"/>
        <w:bottom w:val="none" w:sz="0" w:space="0" w:color="auto"/>
        <w:right w:val="none" w:sz="0" w:space="0" w:color="auto"/>
      </w:divBdr>
    </w:div>
    <w:div w:id="982274070">
      <w:marLeft w:val="0"/>
      <w:marRight w:val="0"/>
      <w:marTop w:val="0"/>
      <w:marBottom w:val="0"/>
      <w:divBdr>
        <w:top w:val="none" w:sz="0" w:space="0" w:color="auto"/>
        <w:left w:val="none" w:sz="0" w:space="0" w:color="auto"/>
        <w:bottom w:val="none" w:sz="0" w:space="0" w:color="auto"/>
        <w:right w:val="none" w:sz="0" w:space="0" w:color="auto"/>
      </w:divBdr>
    </w:div>
    <w:div w:id="982732203">
      <w:marLeft w:val="0"/>
      <w:marRight w:val="0"/>
      <w:marTop w:val="0"/>
      <w:marBottom w:val="0"/>
      <w:divBdr>
        <w:top w:val="none" w:sz="0" w:space="0" w:color="auto"/>
        <w:left w:val="none" w:sz="0" w:space="0" w:color="auto"/>
        <w:bottom w:val="none" w:sz="0" w:space="0" w:color="auto"/>
        <w:right w:val="none" w:sz="0" w:space="0" w:color="auto"/>
      </w:divBdr>
    </w:div>
    <w:div w:id="996151195">
      <w:marLeft w:val="0"/>
      <w:marRight w:val="0"/>
      <w:marTop w:val="0"/>
      <w:marBottom w:val="0"/>
      <w:divBdr>
        <w:top w:val="none" w:sz="0" w:space="0" w:color="auto"/>
        <w:left w:val="none" w:sz="0" w:space="0" w:color="auto"/>
        <w:bottom w:val="none" w:sz="0" w:space="0" w:color="auto"/>
        <w:right w:val="none" w:sz="0" w:space="0" w:color="auto"/>
      </w:divBdr>
    </w:div>
    <w:div w:id="1002124225">
      <w:marLeft w:val="0"/>
      <w:marRight w:val="0"/>
      <w:marTop w:val="0"/>
      <w:marBottom w:val="0"/>
      <w:divBdr>
        <w:top w:val="none" w:sz="0" w:space="0" w:color="auto"/>
        <w:left w:val="none" w:sz="0" w:space="0" w:color="auto"/>
        <w:bottom w:val="none" w:sz="0" w:space="0" w:color="auto"/>
        <w:right w:val="none" w:sz="0" w:space="0" w:color="auto"/>
      </w:divBdr>
    </w:div>
    <w:div w:id="1011299158">
      <w:marLeft w:val="0"/>
      <w:marRight w:val="0"/>
      <w:marTop w:val="0"/>
      <w:marBottom w:val="0"/>
      <w:divBdr>
        <w:top w:val="none" w:sz="0" w:space="0" w:color="auto"/>
        <w:left w:val="none" w:sz="0" w:space="0" w:color="auto"/>
        <w:bottom w:val="none" w:sz="0" w:space="0" w:color="auto"/>
        <w:right w:val="none" w:sz="0" w:space="0" w:color="auto"/>
      </w:divBdr>
    </w:div>
    <w:div w:id="1016347253">
      <w:marLeft w:val="0"/>
      <w:marRight w:val="0"/>
      <w:marTop w:val="0"/>
      <w:marBottom w:val="0"/>
      <w:divBdr>
        <w:top w:val="none" w:sz="0" w:space="0" w:color="auto"/>
        <w:left w:val="none" w:sz="0" w:space="0" w:color="auto"/>
        <w:bottom w:val="none" w:sz="0" w:space="0" w:color="auto"/>
        <w:right w:val="none" w:sz="0" w:space="0" w:color="auto"/>
      </w:divBdr>
    </w:div>
    <w:div w:id="1021392257">
      <w:marLeft w:val="0"/>
      <w:marRight w:val="0"/>
      <w:marTop w:val="0"/>
      <w:marBottom w:val="0"/>
      <w:divBdr>
        <w:top w:val="none" w:sz="0" w:space="0" w:color="auto"/>
        <w:left w:val="none" w:sz="0" w:space="0" w:color="auto"/>
        <w:bottom w:val="none" w:sz="0" w:space="0" w:color="auto"/>
        <w:right w:val="none" w:sz="0" w:space="0" w:color="auto"/>
      </w:divBdr>
    </w:div>
    <w:div w:id="1060128682">
      <w:marLeft w:val="0"/>
      <w:marRight w:val="0"/>
      <w:marTop w:val="0"/>
      <w:marBottom w:val="0"/>
      <w:divBdr>
        <w:top w:val="none" w:sz="0" w:space="0" w:color="auto"/>
        <w:left w:val="none" w:sz="0" w:space="0" w:color="auto"/>
        <w:bottom w:val="none" w:sz="0" w:space="0" w:color="auto"/>
        <w:right w:val="none" w:sz="0" w:space="0" w:color="auto"/>
      </w:divBdr>
    </w:div>
    <w:div w:id="1067610197">
      <w:marLeft w:val="0"/>
      <w:marRight w:val="0"/>
      <w:marTop w:val="0"/>
      <w:marBottom w:val="0"/>
      <w:divBdr>
        <w:top w:val="none" w:sz="0" w:space="0" w:color="auto"/>
        <w:left w:val="none" w:sz="0" w:space="0" w:color="auto"/>
        <w:bottom w:val="none" w:sz="0" w:space="0" w:color="auto"/>
        <w:right w:val="none" w:sz="0" w:space="0" w:color="auto"/>
      </w:divBdr>
    </w:div>
    <w:div w:id="1069427457">
      <w:marLeft w:val="0"/>
      <w:marRight w:val="0"/>
      <w:marTop w:val="0"/>
      <w:marBottom w:val="0"/>
      <w:divBdr>
        <w:top w:val="none" w:sz="0" w:space="0" w:color="auto"/>
        <w:left w:val="none" w:sz="0" w:space="0" w:color="auto"/>
        <w:bottom w:val="none" w:sz="0" w:space="0" w:color="auto"/>
        <w:right w:val="none" w:sz="0" w:space="0" w:color="auto"/>
      </w:divBdr>
    </w:div>
    <w:div w:id="1077363393">
      <w:marLeft w:val="0"/>
      <w:marRight w:val="0"/>
      <w:marTop w:val="0"/>
      <w:marBottom w:val="0"/>
      <w:divBdr>
        <w:top w:val="none" w:sz="0" w:space="0" w:color="auto"/>
        <w:left w:val="none" w:sz="0" w:space="0" w:color="auto"/>
        <w:bottom w:val="none" w:sz="0" w:space="0" w:color="auto"/>
        <w:right w:val="none" w:sz="0" w:space="0" w:color="auto"/>
      </w:divBdr>
    </w:div>
    <w:div w:id="1083065378">
      <w:marLeft w:val="0"/>
      <w:marRight w:val="0"/>
      <w:marTop w:val="0"/>
      <w:marBottom w:val="0"/>
      <w:divBdr>
        <w:top w:val="none" w:sz="0" w:space="0" w:color="auto"/>
        <w:left w:val="none" w:sz="0" w:space="0" w:color="auto"/>
        <w:bottom w:val="none" w:sz="0" w:space="0" w:color="auto"/>
        <w:right w:val="none" w:sz="0" w:space="0" w:color="auto"/>
      </w:divBdr>
    </w:div>
    <w:div w:id="1085565329">
      <w:marLeft w:val="0"/>
      <w:marRight w:val="0"/>
      <w:marTop w:val="0"/>
      <w:marBottom w:val="0"/>
      <w:divBdr>
        <w:top w:val="none" w:sz="0" w:space="0" w:color="auto"/>
        <w:left w:val="none" w:sz="0" w:space="0" w:color="auto"/>
        <w:bottom w:val="none" w:sz="0" w:space="0" w:color="auto"/>
        <w:right w:val="none" w:sz="0" w:space="0" w:color="auto"/>
      </w:divBdr>
    </w:div>
    <w:div w:id="1087772193">
      <w:marLeft w:val="0"/>
      <w:marRight w:val="0"/>
      <w:marTop w:val="0"/>
      <w:marBottom w:val="0"/>
      <w:divBdr>
        <w:top w:val="none" w:sz="0" w:space="0" w:color="auto"/>
        <w:left w:val="none" w:sz="0" w:space="0" w:color="auto"/>
        <w:bottom w:val="none" w:sz="0" w:space="0" w:color="auto"/>
        <w:right w:val="none" w:sz="0" w:space="0" w:color="auto"/>
      </w:divBdr>
    </w:div>
    <w:div w:id="1098714435">
      <w:marLeft w:val="0"/>
      <w:marRight w:val="0"/>
      <w:marTop w:val="0"/>
      <w:marBottom w:val="0"/>
      <w:divBdr>
        <w:top w:val="none" w:sz="0" w:space="0" w:color="auto"/>
        <w:left w:val="none" w:sz="0" w:space="0" w:color="auto"/>
        <w:bottom w:val="none" w:sz="0" w:space="0" w:color="auto"/>
        <w:right w:val="none" w:sz="0" w:space="0" w:color="auto"/>
      </w:divBdr>
    </w:div>
    <w:div w:id="1106582506">
      <w:marLeft w:val="0"/>
      <w:marRight w:val="0"/>
      <w:marTop w:val="0"/>
      <w:marBottom w:val="0"/>
      <w:divBdr>
        <w:top w:val="none" w:sz="0" w:space="0" w:color="auto"/>
        <w:left w:val="none" w:sz="0" w:space="0" w:color="auto"/>
        <w:bottom w:val="none" w:sz="0" w:space="0" w:color="auto"/>
        <w:right w:val="none" w:sz="0" w:space="0" w:color="auto"/>
      </w:divBdr>
    </w:div>
    <w:div w:id="1107773493">
      <w:marLeft w:val="0"/>
      <w:marRight w:val="0"/>
      <w:marTop w:val="0"/>
      <w:marBottom w:val="0"/>
      <w:divBdr>
        <w:top w:val="none" w:sz="0" w:space="0" w:color="auto"/>
        <w:left w:val="none" w:sz="0" w:space="0" w:color="auto"/>
        <w:bottom w:val="none" w:sz="0" w:space="0" w:color="auto"/>
        <w:right w:val="none" w:sz="0" w:space="0" w:color="auto"/>
      </w:divBdr>
    </w:div>
    <w:div w:id="1112169250">
      <w:marLeft w:val="0"/>
      <w:marRight w:val="0"/>
      <w:marTop w:val="0"/>
      <w:marBottom w:val="0"/>
      <w:divBdr>
        <w:top w:val="none" w:sz="0" w:space="0" w:color="auto"/>
        <w:left w:val="none" w:sz="0" w:space="0" w:color="auto"/>
        <w:bottom w:val="none" w:sz="0" w:space="0" w:color="auto"/>
        <w:right w:val="none" w:sz="0" w:space="0" w:color="auto"/>
      </w:divBdr>
    </w:div>
    <w:div w:id="1113357290">
      <w:marLeft w:val="0"/>
      <w:marRight w:val="0"/>
      <w:marTop w:val="0"/>
      <w:marBottom w:val="0"/>
      <w:divBdr>
        <w:top w:val="none" w:sz="0" w:space="0" w:color="auto"/>
        <w:left w:val="none" w:sz="0" w:space="0" w:color="auto"/>
        <w:bottom w:val="none" w:sz="0" w:space="0" w:color="auto"/>
        <w:right w:val="none" w:sz="0" w:space="0" w:color="auto"/>
      </w:divBdr>
    </w:div>
    <w:div w:id="1117718329">
      <w:marLeft w:val="0"/>
      <w:marRight w:val="0"/>
      <w:marTop w:val="0"/>
      <w:marBottom w:val="0"/>
      <w:divBdr>
        <w:top w:val="none" w:sz="0" w:space="0" w:color="auto"/>
        <w:left w:val="none" w:sz="0" w:space="0" w:color="auto"/>
        <w:bottom w:val="none" w:sz="0" w:space="0" w:color="auto"/>
        <w:right w:val="none" w:sz="0" w:space="0" w:color="auto"/>
      </w:divBdr>
    </w:div>
    <w:div w:id="1117724510">
      <w:marLeft w:val="0"/>
      <w:marRight w:val="0"/>
      <w:marTop w:val="0"/>
      <w:marBottom w:val="0"/>
      <w:divBdr>
        <w:top w:val="none" w:sz="0" w:space="0" w:color="auto"/>
        <w:left w:val="none" w:sz="0" w:space="0" w:color="auto"/>
        <w:bottom w:val="none" w:sz="0" w:space="0" w:color="auto"/>
        <w:right w:val="none" w:sz="0" w:space="0" w:color="auto"/>
      </w:divBdr>
    </w:div>
    <w:div w:id="1124687748">
      <w:marLeft w:val="0"/>
      <w:marRight w:val="0"/>
      <w:marTop w:val="0"/>
      <w:marBottom w:val="0"/>
      <w:divBdr>
        <w:top w:val="none" w:sz="0" w:space="0" w:color="auto"/>
        <w:left w:val="none" w:sz="0" w:space="0" w:color="auto"/>
        <w:bottom w:val="none" w:sz="0" w:space="0" w:color="auto"/>
        <w:right w:val="none" w:sz="0" w:space="0" w:color="auto"/>
      </w:divBdr>
    </w:div>
    <w:div w:id="1132476141">
      <w:marLeft w:val="0"/>
      <w:marRight w:val="0"/>
      <w:marTop w:val="0"/>
      <w:marBottom w:val="0"/>
      <w:divBdr>
        <w:top w:val="none" w:sz="0" w:space="0" w:color="auto"/>
        <w:left w:val="none" w:sz="0" w:space="0" w:color="auto"/>
        <w:bottom w:val="none" w:sz="0" w:space="0" w:color="auto"/>
        <w:right w:val="none" w:sz="0" w:space="0" w:color="auto"/>
      </w:divBdr>
    </w:div>
    <w:div w:id="1132483226">
      <w:marLeft w:val="0"/>
      <w:marRight w:val="0"/>
      <w:marTop w:val="0"/>
      <w:marBottom w:val="0"/>
      <w:divBdr>
        <w:top w:val="none" w:sz="0" w:space="0" w:color="auto"/>
        <w:left w:val="none" w:sz="0" w:space="0" w:color="auto"/>
        <w:bottom w:val="none" w:sz="0" w:space="0" w:color="auto"/>
        <w:right w:val="none" w:sz="0" w:space="0" w:color="auto"/>
      </w:divBdr>
    </w:div>
    <w:div w:id="1135180810">
      <w:marLeft w:val="0"/>
      <w:marRight w:val="0"/>
      <w:marTop w:val="0"/>
      <w:marBottom w:val="0"/>
      <w:divBdr>
        <w:top w:val="none" w:sz="0" w:space="0" w:color="auto"/>
        <w:left w:val="none" w:sz="0" w:space="0" w:color="auto"/>
        <w:bottom w:val="none" w:sz="0" w:space="0" w:color="auto"/>
        <w:right w:val="none" w:sz="0" w:space="0" w:color="auto"/>
      </w:divBdr>
    </w:div>
    <w:div w:id="1136948524">
      <w:marLeft w:val="0"/>
      <w:marRight w:val="0"/>
      <w:marTop w:val="0"/>
      <w:marBottom w:val="0"/>
      <w:divBdr>
        <w:top w:val="none" w:sz="0" w:space="0" w:color="auto"/>
        <w:left w:val="none" w:sz="0" w:space="0" w:color="auto"/>
        <w:bottom w:val="none" w:sz="0" w:space="0" w:color="auto"/>
        <w:right w:val="none" w:sz="0" w:space="0" w:color="auto"/>
      </w:divBdr>
    </w:div>
    <w:div w:id="1138910626">
      <w:marLeft w:val="0"/>
      <w:marRight w:val="0"/>
      <w:marTop w:val="0"/>
      <w:marBottom w:val="0"/>
      <w:divBdr>
        <w:top w:val="none" w:sz="0" w:space="0" w:color="auto"/>
        <w:left w:val="none" w:sz="0" w:space="0" w:color="auto"/>
        <w:bottom w:val="none" w:sz="0" w:space="0" w:color="auto"/>
        <w:right w:val="none" w:sz="0" w:space="0" w:color="auto"/>
      </w:divBdr>
    </w:div>
    <w:div w:id="1141465160">
      <w:marLeft w:val="0"/>
      <w:marRight w:val="0"/>
      <w:marTop w:val="0"/>
      <w:marBottom w:val="0"/>
      <w:divBdr>
        <w:top w:val="none" w:sz="0" w:space="0" w:color="auto"/>
        <w:left w:val="none" w:sz="0" w:space="0" w:color="auto"/>
        <w:bottom w:val="none" w:sz="0" w:space="0" w:color="auto"/>
        <w:right w:val="none" w:sz="0" w:space="0" w:color="auto"/>
      </w:divBdr>
    </w:div>
    <w:div w:id="1150245596">
      <w:marLeft w:val="0"/>
      <w:marRight w:val="0"/>
      <w:marTop w:val="0"/>
      <w:marBottom w:val="0"/>
      <w:divBdr>
        <w:top w:val="none" w:sz="0" w:space="0" w:color="auto"/>
        <w:left w:val="none" w:sz="0" w:space="0" w:color="auto"/>
        <w:bottom w:val="none" w:sz="0" w:space="0" w:color="auto"/>
        <w:right w:val="none" w:sz="0" w:space="0" w:color="auto"/>
      </w:divBdr>
    </w:div>
    <w:div w:id="1152135592">
      <w:marLeft w:val="0"/>
      <w:marRight w:val="0"/>
      <w:marTop w:val="0"/>
      <w:marBottom w:val="0"/>
      <w:divBdr>
        <w:top w:val="none" w:sz="0" w:space="0" w:color="auto"/>
        <w:left w:val="none" w:sz="0" w:space="0" w:color="auto"/>
        <w:bottom w:val="none" w:sz="0" w:space="0" w:color="auto"/>
        <w:right w:val="none" w:sz="0" w:space="0" w:color="auto"/>
      </w:divBdr>
    </w:div>
    <w:div w:id="1157188773">
      <w:marLeft w:val="0"/>
      <w:marRight w:val="0"/>
      <w:marTop w:val="0"/>
      <w:marBottom w:val="0"/>
      <w:divBdr>
        <w:top w:val="none" w:sz="0" w:space="0" w:color="auto"/>
        <w:left w:val="none" w:sz="0" w:space="0" w:color="auto"/>
        <w:bottom w:val="none" w:sz="0" w:space="0" w:color="auto"/>
        <w:right w:val="none" w:sz="0" w:space="0" w:color="auto"/>
      </w:divBdr>
    </w:div>
    <w:div w:id="1167475412">
      <w:marLeft w:val="0"/>
      <w:marRight w:val="0"/>
      <w:marTop w:val="0"/>
      <w:marBottom w:val="0"/>
      <w:divBdr>
        <w:top w:val="none" w:sz="0" w:space="0" w:color="auto"/>
        <w:left w:val="none" w:sz="0" w:space="0" w:color="auto"/>
        <w:bottom w:val="none" w:sz="0" w:space="0" w:color="auto"/>
        <w:right w:val="none" w:sz="0" w:space="0" w:color="auto"/>
      </w:divBdr>
    </w:div>
    <w:div w:id="1175917934">
      <w:marLeft w:val="0"/>
      <w:marRight w:val="0"/>
      <w:marTop w:val="0"/>
      <w:marBottom w:val="0"/>
      <w:divBdr>
        <w:top w:val="none" w:sz="0" w:space="0" w:color="auto"/>
        <w:left w:val="none" w:sz="0" w:space="0" w:color="auto"/>
        <w:bottom w:val="none" w:sz="0" w:space="0" w:color="auto"/>
        <w:right w:val="none" w:sz="0" w:space="0" w:color="auto"/>
      </w:divBdr>
    </w:div>
    <w:div w:id="1181510377">
      <w:marLeft w:val="0"/>
      <w:marRight w:val="0"/>
      <w:marTop w:val="0"/>
      <w:marBottom w:val="0"/>
      <w:divBdr>
        <w:top w:val="none" w:sz="0" w:space="0" w:color="auto"/>
        <w:left w:val="none" w:sz="0" w:space="0" w:color="auto"/>
        <w:bottom w:val="none" w:sz="0" w:space="0" w:color="auto"/>
        <w:right w:val="none" w:sz="0" w:space="0" w:color="auto"/>
      </w:divBdr>
    </w:div>
    <w:div w:id="1183469249">
      <w:marLeft w:val="0"/>
      <w:marRight w:val="0"/>
      <w:marTop w:val="0"/>
      <w:marBottom w:val="0"/>
      <w:divBdr>
        <w:top w:val="none" w:sz="0" w:space="0" w:color="auto"/>
        <w:left w:val="none" w:sz="0" w:space="0" w:color="auto"/>
        <w:bottom w:val="none" w:sz="0" w:space="0" w:color="auto"/>
        <w:right w:val="none" w:sz="0" w:space="0" w:color="auto"/>
      </w:divBdr>
    </w:div>
    <w:div w:id="1198391625">
      <w:marLeft w:val="0"/>
      <w:marRight w:val="0"/>
      <w:marTop w:val="0"/>
      <w:marBottom w:val="0"/>
      <w:divBdr>
        <w:top w:val="none" w:sz="0" w:space="0" w:color="auto"/>
        <w:left w:val="none" w:sz="0" w:space="0" w:color="auto"/>
        <w:bottom w:val="none" w:sz="0" w:space="0" w:color="auto"/>
        <w:right w:val="none" w:sz="0" w:space="0" w:color="auto"/>
      </w:divBdr>
    </w:div>
    <w:div w:id="1212574134">
      <w:marLeft w:val="0"/>
      <w:marRight w:val="0"/>
      <w:marTop w:val="0"/>
      <w:marBottom w:val="0"/>
      <w:divBdr>
        <w:top w:val="none" w:sz="0" w:space="0" w:color="auto"/>
        <w:left w:val="none" w:sz="0" w:space="0" w:color="auto"/>
        <w:bottom w:val="none" w:sz="0" w:space="0" w:color="auto"/>
        <w:right w:val="none" w:sz="0" w:space="0" w:color="auto"/>
      </w:divBdr>
    </w:div>
    <w:div w:id="1214848654">
      <w:marLeft w:val="0"/>
      <w:marRight w:val="0"/>
      <w:marTop w:val="0"/>
      <w:marBottom w:val="0"/>
      <w:divBdr>
        <w:top w:val="none" w:sz="0" w:space="0" w:color="auto"/>
        <w:left w:val="none" w:sz="0" w:space="0" w:color="auto"/>
        <w:bottom w:val="none" w:sz="0" w:space="0" w:color="auto"/>
        <w:right w:val="none" w:sz="0" w:space="0" w:color="auto"/>
      </w:divBdr>
    </w:div>
    <w:div w:id="1216282748">
      <w:marLeft w:val="0"/>
      <w:marRight w:val="0"/>
      <w:marTop w:val="0"/>
      <w:marBottom w:val="0"/>
      <w:divBdr>
        <w:top w:val="none" w:sz="0" w:space="0" w:color="auto"/>
        <w:left w:val="none" w:sz="0" w:space="0" w:color="auto"/>
        <w:bottom w:val="none" w:sz="0" w:space="0" w:color="auto"/>
        <w:right w:val="none" w:sz="0" w:space="0" w:color="auto"/>
      </w:divBdr>
    </w:div>
    <w:div w:id="1217474008">
      <w:marLeft w:val="0"/>
      <w:marRight w:val="0"/>
      <w:marTop w:val="0"/>
      <w:marBottom w:val="0"/>
      <w:divBdr>
        <w:top w:val="none" w:sz="0" w:space="0" w:color="auto"/>
        <w:left w:val="none" w:sz="0" w:space="0" w:color="auto"/>
        <w:bottom w:val="none" w:sz="0" w:space="0" w:color="auto"/>
        <w:right w:val="none" w:sz="0" w:space="0" w:color="auto"/>
      </w:divBdr>
    </w:div>
    <w:div w:id="1261141959">
      <w:marLeft w:val="0"/>
      <w:marRight w:val="0"/>
      <w:marTop w:val="0"/>
      <w:marBottom w:val="0"/>
      <w:divBdr>
        <w:top w:val="none" w:sz="0" w:space="0" w:color="auto"/>
        <w:left w:val="none" w:sz="0" w:space="0" w:color="auto"/>
        <w:bottom w:val="none" w:sz="0" w:space="0" w:color="auto"/>
        <w:right w:val="none" w:sz="0" w:space="0" w:color="auto"/>
      </w:divBdr>
    </w:div>
    <w:div w:id="1263950336">
      <w:marLeft w:val="0"/>
      <w:marRight w:val="0"/>
      <w:marTop w:val="0"/>
      <w:marBottom w:val="0"/>
      <w:divBdr>
        <w:top w:val="none" w:sz="0" w:space="0" w:color="auto"/>
        <w:left w:val="none" w:sz="0" w:space="0" w:color="auto"/>
        <w:bottom w:val="none" w:sz="0" w:space="0" w:color="auto"/>
        <w:right w:val="none" w:sz="0" w:space="0" w:color="auto"/>
      </w:divBdr>
    </w:div>
    <w:div w:id="1267300872">
      <w:marLeft w:val="0"/>
      <w:marRight w:val="0"/>
      <w:marTop w:val="0"/>
      <w:marBottom w:val="0"/>
      <w:divBdr>
        <w:top w:val="none" w:sz="0" w:space="0" w:color="auto"/>
        <w:left w:val="none" w:sz="0" w:space="0" w:color="auto"/>
        <w:bottom w:val="none" w:sz="0" w:space="0" w:color="auto"/>
        <w:right w:val="none" w:sz="0" w:space="0" w:color="auto"/>
      </w:divBdr>
    </w:div>
    <w:div w:id="1275207174">
      <w:marLeft w:val="0"/>
      <w:marRight w:val="0"/>
      <w:marTop w:val="0"/>
      <w:marBottom w:val="0"/>
      <w:divBdr>
        <w:top w:val="none" w:sz="0" w:space="0" w:color="auto"/>
        <w:left w:val="none" w:sz="0" w:space="0" w:color="auto"/>
        <w:bottom w:val="none" w:sz="0" w:space="0" w:color="auto"/>
        <w:right w:val="none" w:sz="0" w:space="0" w:color="auto"/>
      </w:divBdr>
    </w:div>
    <w:div w:id="1276644040">
      <w:marLeft w:val="0"/>
      <w:marRight w:val="0"/>
      <w:marTop w:val="0"/>
      <w:marBottom w:val="0"/>
      <w:divBdr>
        <w:top w:val="none" w:sz="0" w:space="0" w:color="auto"/>
        <w:left w:val="none" w:sz="0" w:space="0" w:color="auto"/>
        <w:bottom w:val="none" w:sz="0" w:space="0" w:color="auto"/>
        <w:right w:val="none" w:sz="0" w:space="0" w:color="auto"/>
      </w:divBdr>
    </w:div>
    <w:div w:id="1298220915">
      <w:marLeft w:val="0"/>
      <w:marRight w:val="0"/>
      <w:marTop w:val="0"/>
      <w:marBottom w:val="0"/>
      <w:divBdr>
        <w:top w:val="none" w:sz="0" w:space="0" w:color="auto"/>
        <w:left w:val="none" w:sz="0" w:space="0" w:color="auto"/>
        <w:bottom w:val="none" w:sz="0" w:space="0" w:color="auto"/>
        <w:right w:val="none" w:sz="0" w:space="0" w:color="auto"/>
      </w:divBdr>
    </w:div>
    <w:div w:id="1303073433">
      <w:marLeft w:val="0"/>
      <w:marRight w:val="0"/>
      <w:marTop w:val="0"/>
      <w:marBottom w:val="0"/>
      <w:divBdr>
        <w:top w:val="none" w:sz="0" w:space="0" w:color="auto"/>
        <w:left w:val="none" w:sz="0" w:space="0" w:color="auto"/>
        <w:bottom w:val="none" w:sz="0" w:space="0" w:color="auto"/>
        <w:right w:val="none" w:sz="0" w:space="0" w:color="auto"/>
      </w:divBdr>
    </w:div>
    <w:div w:id="1310746275">
      <w:marLeft w:val="0"/>
      <w:marRight w:val="0"/>
      <w:marTop w:val="0"/>
      <w:marBottom w:val="0"/>
      <w:divBdr>
        <w:top w:val="none" w:sz="0" w:space="0" w:color="auto"/>
        <w:left w:val="none" w:sz="0" w:space="0" w:color="auto"/>
        <w:bottom w:val="none" w:sz="0" w:space="0" w:color="auto"/>
        <w:right w:val="none" w:sz="0" w:space="0" w:color="auto"/>
      </w:divBdr>
    </w:div>
    <w:div w:id="1316033193">
      <w:marLeft w:val="0"/>
      <w:marRight w:val="0"/>
      <w:marTop w:val="0"/>
      <w:marBottom w:val="0"/>
      <w:divBdr>
        <w:top w:val="none" w:sz="0" w:space="0" w:color="auto"/>
        <w:left w:val="none" w:sz="0" w:space="0" w:color="auto"/>
        <w:bottom w:val="none" w:sz="0" w:space="0" w:color="auto"/>
        <w:right w:val="none" w:sz="0" w:space="0" w:color="auto"/>
      </w:divBdr>
    </w:div>
    <w:div w:id="1317875059">
      <w:marLeft w:val="0"/>
      <w:marRight w:val="0"/>
      <w:marTop w:val="0"/>
      <w:marBottom w:val="0"/>
      <w:divBdr>
        <w:top w:val="none" w:sz="0" w:space="0" w:color="auto"/>
        <w:left w:val="none" w:sz="0" w:space="0" w:color="auto"/>
        <w:bottom w:val="none" w:sz="0" w:space="0" w:color="auto"/>
        <w:right w:val="none" w:sz="0" w:space="0" w:color="auto"/>
      </w:divBdr>
    </w:div>
    <w:div w:id="1318537337">
      <w:marLeft w:val="0"/>
      <w:marRight w:val="0"/>
      <w:marTop w:val="0"/>
      <w:marBottom w:val="0"/>
      <w:divBdr>
        <w:top w:val="none" w:sz="0" w:space="0" w:color="auto"/>
        <w:left w:val="none" w:sz="0" w:space="0" w:color="auto"/>
        <w:bottom w:val="none" w:sz="0" w:space="0" w:color="auto"/>
        <w:right w:val="none" w:sz="0" w:space="0" w:color="auto"/>
      </w:divBdr>
    </w:div>
    <w:div w:id="1322739297">
      <w:marLeft w:val="0"/>
      <w:marRight w:val="0"/>
      <w:marTop w:val="0"/>
      <w:marBottom w:val="0"/>
      <w:divBdr>
        <w:top w:val="none" w:sz="0" w:space="0" w:color="auto"/>
        <w:left w:val="none" w:sz="0" w:space="0" w:color="auto"/>
        <w:bottom w:val="none" w:sz="0" w:space="0" w:color="auto"/>
        <w:right w:val="none" w:sz="0" w:space="0" w:color="auto"/>
      </w:divBdr>
    </w:div>
    <w:div w:id="1323700539">
      <w:marLeft w:val="0"/>
      <w:marRight w:val="0"/>
      <w:marTop w:val="0"/>
      <w:marBottom w:val="0"/>
      <w:divBdr>
        <w:top w:val="none" w:sz="0" w:space="0" w:color="auto"/>
        <w:left w:val="none" w:sz="0" w:space="0" w:color="auto"/>
        <w:bottom w:val="none" w:sz="0" w:space="0" w:color="auto"/>
        <w:right w:val="none" w:sz="0" w:space="0" w:color="auto"/>
      </w:divBdr>
    </w:div>
    <w:div w:id="1324548973">
      <w:marLeft w:val="0"/>
      <w:marRight w:val="0"/>
      <w:marTop w:val="0"/>
      <w:marBottom w:val="0"/>
      <w:divBdr>
        <w:top w:val="none" w:sz="0" w:space="0" w:color="auto"/>
        <w:left w:val="none" w:sz="0" w:space="0" w:color="auto"/>
        <w:bottom w:val="none" w:sz="0" w:space="0" w:color="auto"/>
        <w:right w:val="none" w:sz="0" w:space="0" w:color="auto"/>
      </w:divBdr>
    </w:div>
    <w:div w:id="1351371395">
      <w:marLeft w:val="0"/>
      <w:marRight w:val="0"/>
      <w:marTop w:val="0"/>
      <w:marBottom w:val="0"/>
      <w:divBdr>
        <w:top w:val="none" w:sz="0" w:space="0" w:color="auto"/>
        <w:left w:val="none" w:sz="0" w:space="0" w:color="auto"/>
        <w:bottom w:val="none" w:sz="0" w:space="0" w:color="auto"/>
        <w:right w:val="none" w:sz="0" w:space="0" w:color="auto"/>
      </w:divBdr>
    </w:div>
    <w:div w:id="1351878018">
      <w:marLeft w:val="0"/>
      <w:marRight w:val="0"/>
      <w:marTop w:val="0"/>
      <w:marBottom w:val="0"/>
      <w:divBdr>
        <w:top w:val="none" w:sz="0" w:space="0" w:color="auto"/>
        <w:left w:val="none" w:sz="0" w:space="0" w:color="auto"/>
        <w:bottom w:val="none" w:sz="0" w:space="0" w:color="auto"/>
        <w:right w:val="none" w:sz="0" w:space="0" w:color="auto"/>
      </w:divBdr>
    </w:div>
    <w:div w:id="1361542460">
      <w:marLeft w:val="0"/>
      <w:marRight w:val="0"/>
      <w:marTop w:val="0"/>
      <w:marBottom w:val="0"/>
      <w:divBdr>
        <w:top w:val="none" w:sz="0" w:space="0" w:color="auto"/>
        <w:left w:val="none" w:sz="0" w:space="0" w:color="auto"/>
        <w:bottom w:val="none" w:sz="0" w:space="0" w:color="auto"/>
        <w:right w:val="none" w:sz="0" w:space="0" w:color="auto"/>
      </w:divBdr>
    </w:div>
    <w:div w:id="1365978948">
      <w:marLeft w:val="0"/>
      <w:marRight w:val="0"/>
      <w:marTop w:val="0"/>
      <w:marBottom w:val="0"/>
      <w:divBdr>
        <w:top w:val="none" w:sz="0" w:space="0" w:color="auto"/>
        <w:left w:val="none" w:sz="0" w:space="0" w:color="auto"/>
        <w:bottom w:val="none" w:sz="0" w:space="0" w:color="auto"/>
        <w:right w:val="none" w:sz="0" w:space="0" w:color="auto"/>
      </w:divBdr>
    </w:div>
    <w:div w:id="1372916735">
      <w:marLeft w:val="0"/>
      <w:marRight w:val="0"/>
      <w:marTop w:val="0"/>
      <w:marBottom w:val="0"/>
      <w:divBdr>
        <w:top w:val="none" w:sz="0" w:space="0" w:color="auto"/>
        <w:left w:val="none" w:sz="0" w:space="0" w:color="auto"/>
        <w:bottom w:val="none" w:sz="0" w:space="0" w:color="auto"/>
        <w:right w:val="none" w:sz="0" w:space="0" w:color="auto"/>
      </w:divBdr>
    </w:div>
    <w:div w:id="1376153937">
      <w:marLeft w:val="0"/>
      <w:marRight w:val="0"/>
      <w:marTop w:val="0"/>
      <w:marBottom w:val="0"/>
      <w:divBdr>
        <w:top w:val="none" w:sz="0" w:space="0" w:color="auto"/>
        <w:left w:val="none" w:sz="0" w:space="0" w:color="auto"/>
        <w:bottom w:val="none" w:sz="0" w:space="0" w:color="auto"/>
        <w:right w:val="none" w:sz="0" w:space="0" w:color="auto"/>
      </w:divBdr>
    </w:div>
    <w:div w:id="1377316644">
      <w:marLeft w:val="0"/>
      <w:marRight w:val="0"/>
      <w:marTop w:val="0"/>
      <w:marBottom w:val="0"/>
      <w:divBdr>
        <w:top w:val="none" w:sz="0" w:space="0" w:color="auto"/>
        <w:left w:val="none" w:sz="0" w:space="0" w:color="auto"/>
        <w:bottom w:val="none" w:sz="0" w:space="0" w:color="auto"/>
        <w:right w:val="none" w:sz="0" w:space="0" w:color="auto"/>
      </w:divBdr>
    </w:div>
    <w:div w:id="1381251388">
      <w:marLeft w:val="0"/>
      <w:marRight w:val="0"/>
      <w:marTop w:val="0"/>
      <w:marBottom w:val="0"/>
      <w:divBdr>
        <w:top w:val="none" w:sz="0" w:space="0" w:color="auto"/>
        <w:left w:val="none" w:sz="0" w:space="0" w:color="auto"/>
        <w:bottom w:val="none" w:sz="0" w:space="0" w:color="auto"/>
        <w:right w:val="none" w:sz="0" w:space="0" w:color="auto"/>
      </w:divBdr>
    </w:div>
    <w:div w:id="1396273613">
      <w:marLeft w:val="0"/>
      <w:marRight w:val="0"/>
      <w:marTop w:val="0"/>
      <w:marBottom w:val="0"/>
      <w:divBdr>
        <w:top w:val="none" w:sz="0" w:space="0" w:color="auto"/>
        <w:left w:val="none" w:sz="0" w:space="0" w:color="auto"/>
        <w:bottom w:val="none" w:sz="0" w:space="0" w:color="auto"/>
        <w:right w:val="none" w:sz="0" w:space="0" w:color="auto"/>
      </w:divBdr>
    </w:div>
    <w:div w:id="1405180520">
      <w:marLeft w:val="0"/>
      <w:marRight w:val="0"/>
      <w:marTop w:val="0"/>
      <w:marBottom w:val="0"/>
      <w:divBdr>
        <w:top w:val="none" w:sz="0" w:space="0" w:color="auto"/>
        <w:left w:val="none" w:sz="0" w:space="0" w:color="auto"/>
        <w:bottom w:val="none" w:sz="0" w:space="0" w:color="auto"/>
        <w:right w:val="none" w:sz="0" w:space="0" w:color="auto"/>
      </w:divBdr>
    </w:div>
    <w:div w:id="1409231482">
      <w:marLeft w:val="0"/>
      <w:marRight w:val="0"/>
      <w:marTop w:val="0"/>
      <w:marBottom w:val="0"/>
      <w:divBdr>
        <w:top w:val="none" w:sz="0" w:space="0" w:color="auto"/>
        <w:left w:val="none" w:sz="0" w:space="0" w:color="auto"/>
        <w:bottom w:val="none" w:sz="0" w:space="0" w:color="auto"/>
        <w:right w:val="none" w:sz="0" w:space="0" w:color="auto"/>
      </w:divBdr>
    </w:div>
    <w:div w:id="1410039728">
      <w:marLeft w:val="0"/>
      <w:marRight w:val="0"/>
      <w:marTop w:val="0"/>
      <w:marBottom w:val="0"/>
      <w:divBdr>
        <w:top w:val="none" w:sz="0" w:space="0" w:color="auto"/>
        <w:left w:val="none" w:sz="0" w:space="0" w:color="auto"/>
        <w:bottom w:val="none" w:sz="0" w:space="0" w:color="auto"/>
        <w:right w:val="none" w:sz="0" w:space="0" w:color="auto"/>
      </w:divBdr>
    </w:div>
    <w:div w:id="1412308259">
      <w:marLeft w:val="0"/>
      <w:marRight w:val="0"/>
      <w:marTop w:val="0"/>
      <w:marBottom w:val="0"/>
      <w:divBdr>
        <w:top w:val="none" w:sz="0" w:space="0" w:color="auto"/>
        <w:left w:val="none" w:sz="0" w:space="0" w:color="auto"/>
        <w:bottom w:val="none" w:sz="0" w:space="0" w:color="auto"/>
        <w:right w:val="none" w:sz="0" w:space="0" w:color="auto"/>
      </w:divBdr>
    </w:div>
    <w:div w:id="1417944730">
      <w:marLeft w:val="0"/>
      <w:marRight w:val="0"/>
      <w:marTop w:val="0"/>
      <w:marBottom w:val="0"/>
      <w:divBdr>
        <w:top w:val="none" w:sz="0" w:space="0" w:color="auto"/>
        <w:left w:val="none" w:sz="0" w:space="0" w:color="auto"/>
        <w:bottom w:val="none" w:sz="0" w:space="0" w:color="auto"/>
        <w:right w:val="none" w:sz="0" w:space="0" w:color="auto"/>
      </w:divBdr>
    </w:div>
    <w:div w:id="1423843771">
      <w:marLeft w:val="0"/>
      <w:marRight w:val="0"/>
      <w:marTop w:val="0"/>
      <w:marBottom w:val="0"/>
      <w:divBdr>
        <w:top w:val="none" w:sz="0" w:space="0" w:color="auto"/>
        <w:left w:val="none" w:sz="0" w:space="0" w:color="auto"/>
        <w:bottom w:val="none" w:sz="0" w:space="0" w:color="auto"/>
        <w:right w:val="none" w:sz="0" w:space="0" w:color="auto"/>
      </w:divBdr>
    </w:div>
    <w:div w:id="1424494159">
      <w:marLeft w:val="0"/>
      <w:marRight w:val="0"/>
      <w:marTop w:val="0"/>
      <w:marBottom w:val="0"/>
      <w:divBdr>
        <w:top w:val="none" w:sz="0" w:space="0" w:color="auto"/>
        <w:left w:val="none" w:sz="0" w:space="0" w:color="auto"/>
        <w:bottom w:val="none" w:sz="0" w:space="0" w:color="auto"/>
        <w:right w:val="none" w:sz="0" w:space="0" w:color="auto"/>
      </w:divBdr>
    </w:div>
    <w:div w:id="1426266741">
      <w:marLeft w:val="0"/>
      <w:marRight w:val="0"/>
      <w:marTop w:val="0"/>
      <w:marBottom w:val="0"/>
      <w:divBdr>
        <w:top w:val="none" w:sz="0" w:space="0" w:color="auto"/>
        <w:left w:val="none" w:sz="0" w:space="0" w:color="auto"/>
        <w:bottom w:val="none" w:sz="0" w:space="0" w:color="auto"/>
        <w:right w:val="none" w:sz="0" w:space="0" w:color="auto"/>
      </w:divBdr>
    </w:div>
    <w:div w:id="1433092396">
      <w:marLeft w:val="0"/>
      <w:marRight w:val="0"/>
      <w:marTop w:val="0"/>
      <w:marBottom w:val="0"/>
      <w:divBdr>
        <w:top w:val="none" w:sz="0" w:space="0" w:color="auto"/>
        <w:left w:val="none" w:sz="0" w:space="0" w:color="auto"/>
        <w:bottom w:val="none" w:sz="0" w:space="0" w:color="auto"/>
        <w:right w:val="none" w:sz="0" w:space="0" w:color="auto"/>
      </w:divBdr>
    </w:div>
    <w:div w:id="1434781423">
      <w:marLeft w:val="0"/>
      <w:marRight w:val="0"/>
      <w:marTop w:val="0"/>
      <w:marBottom w:val="0"/>
      <w:divBdr>
        <w:top w:val="none" w:sz="0" w:space="0" w:color="auto"/>
        <w:left w:val="none" w:sz="0" w:space="0" w:color="auto"/>
        <w:bottom w:val="none" w:sz="0" w:space="0" w:color="auto"/>
        <w:right w:val="none" w:sz="0" w:space="0" w:color="auto"/>
      </w:divBdr>
    </w:div>
    <w:div w:id="1440442368">
      <w:marLeft w:val="0"/>
      <w:marRight w:val="0"/>
      <w:marTop w:val="0"/>
      <w:marBottom w:val="0"/>
      <w:divBdr>
        <w:top w:val="none" w:sz="0" w:space="0" w:color="auto"/>
        <w:left w:val="none" w:sz="0" w:space="0" w:color="auto"/>
        <w:bottom w:val="none" w:sz="0" w:space="0" w:color="auto"/>
        <w:right w:val="none" w:sz="0" w:space="0" w:color="auto"/>
      </w:divBdr>
    </w:div>
    <w:div w:id="1447698535">
      <w:marLeft w:val="0"/>
      <w:marRight w:val="0"/>
      <w:marTop w:val="0"/>
      <w:marBottom w:val="0"/>
      <w:divBdr>
        <w:top w:val="none" w:sz="0" w:space="0" w:color="auto"/>
        <w:left w:val="none" w:sz="0" w:space="0" w:color="auto"/>
        <w:bottom w:val="none" w:sz="0" w:space="0" w:color="auto"/>
        <w:right w:val="none" w:sz="0" w:space="0" w:color="auto"/>
      </w:divBdr>
    </w:div>
    <w:div w:id="1449618544">
      <w:marLeft w:val="0"/>
      <w:marRight w:val="0"/>
      <w:marTop w:val="0"/>
      <w:marBottom w:val="0"/>
      <w:divBdr>
        <w:top w:val="none" w:sz="0" w:space="0" w:color="auto"/>
        <w:left w:val="none" w:sz="0" w:space="0" w:color="auto"/>
        <w:bottom w:val="none" w:sz="0" w:space="0" w:color="auto"/>
        <w:right w:val="none" w:sz="0" w:space="0" w:color="auto"/>
      </w:divBdr>
    </w:div>
    <w:div w:id="1452165106">
      <w:marLeft w:val="0"/>
      <w:marRight w:val="0"/>
      <w:marTop w:val="0"/>
      <w:marBottom w:val="0"/>
      <w:divBdr>
        <w:top w:val="none" w:sz="0" w:space="0" w:color="auto"/>
        <w:left w:val="none" w:sz="0" w:space="0" w:color="auto"/>
        <w:bottom w:val="none" w:sz="0" w:space="0" w:color="auto"/>
        <w:right w:val="none" w:sz="0" w:space="0" w:color="auto"/>
      </w:divBdr>
    </w:div>
    <w:div w:id="1452892573">
      <w:marLeft w:val="0"/>
      <w:marRight w:val="0"/>
      <w:marTop w:val="0"/>
      <w:marBottom w:val="0"/>
      <w:divBdr>
        <w:top w:val="none" w:sz="0" w:space="0" w:color="auto"/>
        <w:left w:val="none" w:sz="0" w:space="0" w:color="auto"/>
        <w:bottom w:val="none" w:sz="0" w:space="0" w:color="auto"/>
        <w:right w:val="none" w:sz="0" w:space="0" w:color="auto"/>
      </w:divBdr>
    </w:div>
    <w:div w:id="1454059665">
      <w:marLeft w:val="0"/>
      <w:marRight w:val="0"/>
      <w:marTop w:val="0"/>
      <w:marBottom w:val="0"/>
      <w:divBdr>
        <w:top w:val="none" w:sz="0" w:space="0" w:color="auto"/>
        <w:left w:val="none" w:sz="0" w:space="0" w:color="auto"/>
        <w:bottom w:val="none" w:sz="0" w:space="0" w:color="auto"/>
        <w:right w:val="none" w:sz="0" w:space="0" w:color="auto"/>
      </w:divBdr>
    </w:div>
    <w:div w:id="1462577963">
      <w:marLeft w:val="0"/>
      <w:marRight w:val="0"/>
      <w:marTop w:val="0"/>
      <w:marBottom w:val="0"/>
      <w:divBdr>
        <w:top w:val="none" w:sz="0" w:space="0" w:color="auto"/>
        <w:left w:val="none" w:sz="0" w:space="0" w:color="auto"/>
        <w:bottom w:val="none" w:sz="0" w:space="0" w:color="auto"/>
        <w:right w:val="none" w:sz="0" w:space="0" w:color="auto"/>
      </w:divBdr>
    </w:div>
    <w:div w:id="1472792320">
      <w:marLeft w:val="0"/>
      <w:marRight w:val="0"/>
      <w:marTop w:val="0"/>
      <w:marBottom w:val="0"/>
      <w:divBdr>
        <w:top w:val="none" w:sz="0" w:space="0" w:color="auto"/>
        <w:left w:val="none" w:sz="0" w:space="0" w:color="auto"/>
        <w:bottom w:val="none" w:sz="0" w:space="0" w:color="auto"/>
        <w:right w:val="none" w:sz="0" w:space="0" w:color="auto"/>
      </w:divBdr>
    </w:div>
    <w:div w:id="1473787393">
      <w:marLeft w:val="0"/>
      <w:marRight w:val="0"/>
      <w:marTop w:val="0"/>
      <w:marBottom w:val="0"/>
      <w:divBdr>
        <w:top w:val="none" w:sz="0" w:space="0" w:color="auto"/>
        <w:left w:val="none" w:sz="0" w:space="0" w:color="auto"/>
        <w:bottom w:val="none" w:sz="0" w:space="0" w:color="auto"/>
        <w:right w:val="none" w:sz="0" w:space="0" w:color="auto"/>
      </w:divBdr>
    </w:div>
    <w:div w:id="1476684687">
      <w:marLeft w:val="0"/>
      <w:marRight w:val="0"/>
      <w:marTop w:val="0"/>
      <w:marBottom w:val="0"/>
      <w:divBdr>
        <w:top w:val="none" w:sz="0" w:space="0" w:color="auto"/>
        <w:left w:val="none" w:sz="0" w:space="0" w:color="auto"/>
        <w:bottom w:val="none" w:sz="0" w:space="0" w:color="auto"/>
        <w:right w:val="none" w:sz="0" w:space="0" w:color="auto"/>
      </w:divBdr>
    </w:div>
    <w:div w:id="1484657840">
      <w:marLeft w:val="0"/>
      <w:marRight w:val="0"/>
      <w:marTop w:val="0"/>
      <w:marBottom w:val="0"/>
      <w:divBdr>
        <w:top w:val="none" w:sz="0" w:space="0" w:color="auto"/>
        <w:left w:val="none" w:sz="0" w:space="0" w:color="auto"/>
        <w:bottom w:val="none" w:sz="0" w:space="0" w:color="auto"/>
        <w:right w:val="none" w:sz="0" w:space="0" w:color="auto"/>
      </w:divBdr>
    </w:div>
    <w:div w:id="1489009159">
      <w:marLeft w:val="0"/>
      <w:marRight w:val="0"/>
      <w:marTop w:val="0"/>
      <w:marBottom w:val="0"/>
      <w:divBdr>
        <w:top w:val="none" w:sz="0" w:space="0" w:color="auto"/>
        <w:left w:val="none" w:sz="0" w:space="0" w:color="auto"/>
        <w:bottom w:val="none" w:sz="0" w:space="0" w:color="auto"/>
        <w:right w:val="none" w:sz="0" w:space="0" w:color="auto"/>
      </w:divBdr>
    </w:div>
    <w:div w:id="1493184655">
      <w:marLeft w:val="0"/>
      <w:marRight w:val="0"/>
      <w:marTop w:val="0"/>
      <w:marBottom w:val="0"/>
      <w:divBdr>
        <w:top w:val="none" w:sz="0" w:space="0" w:color="auto"/>
        <w:left w:val="none" w:sz="0" w:space="0" w:color="auto"/>
        <w:bottom w:val="none" w:sz="0" w:space="0" w:color="auto"/>
        <w:right w:val="none" w:sz="0" w:space="0" w:color="auto"/>
      </w:divBdr>
    </w:div>
    <w:div w:id="1495950905">
      <w:marLeft w:val="0"/>
      <w:marRight w:val="0"/>
      <w:marTop w:val="0"/>
      <w:marBottom w:val="0"/>
      <w:divBdr>
        <w:top w:val="none" w:sz="0" w:space="0" w:color="auto"/>
        <w:left w:val="none" w:sz="0" w:space="0" w:color="auto"/>
        <w:bottom w:val="none" w:sz="0" w:space="0" w:color="auto"/>
        <w:right w:val="none" w:sz="0" w:space="0" w:color="auto"/>
      </w:divBdr>
    </w:div>
    <w:div w:id="1509060110">
      <w:marLeft w:val="0"/>
      <w:marRight w:val="0"/>
      <w:marTop w:val="0"/>
      <w:marBottom w:val="0"/>
      <w:divBdr>
        <w:top w:val="none" w:sz="0" w:space="0" w:color="auto"/>
        <w:left w:val="none" w:sz="0" w:space="0" w:color="auto"/>
        <w:bottom w:val="none" w:sz="0" w:space="0" w:color="auto"/>
        <w:right w:val="none" w:sz="0" w:space="0" w:color="auto"/>
      </w:divBdr>
    </w:div>
    <w:div w:id="1509783824">
      <w:marLeft w:val="0"/>
      <w:marRight w:val="0"/>
      <w:marTop w:val="0"/>
      <w:marBottom w:val="0"/>
      <w:divBdr>
        <w:top w:val="none" w:sz="0" w:space="0" w:color="auto"/>
        <w:left w:val="none" w:sz="0" w:space="0" w:color="auto"/>
        <w:bottom w:val="none" w:sz="0" w:space="0" w:color="auto"/>
        <w:right w:val="none" w:sz="0" w:space="0" w:color="auto"/>
      </w:divBdr>
    </w:div>
    <w:div w:id="1526023086">
      <w:marLeft w:val="0"/>
      <w:marRight w:val="0"/>
      <w:marTop w:val="0"/>
      <w:marBottom w:val="0"/>
      <w:divBdr>
        <w:top w:val="none" w:sz="0" w:space="0" w:color="auto"/>
        <w:left w:val="none" w:sz="0" w:space="0" w:color="auto"/>
        <w:bottom w:val="none" w:sz="0" w:space="0" w:color="auto"/>
        <w:right w:val="none" w:sz="0" w:space="0" w:color="auto"/>
      </w:divBdr>
    </w:div>
    <w:div w:id="1531071228">
      <w:marLeft w:val="0"/>
      <w:marRight w:val="0"/>
      <w:marTop w:val="0"/>
      <w:marBottom w:val="0"/>
      <w:divBdr>
        <w:top w:val="none" w:sz="0" w:space="0" w:color="auto"/>
        <w:left w:val="none" w:sz="0" w:space="0" w:color="auto"/>
        <w:bottom w:val="none" w:sz="0" w:space="0" w:color="auto"/>
        <w:right w:val="none" w:sz="0" w:space="0" w:color="auto"/>
      </w:divBdr>
    </w:div>
    <w:div w:id="1536045750">
      <w:marLeft w:val="0"/>
      <w:marRight w:val="0"/>
      <w:marTop w:val="0"/>
      <w:marBottom w:val="0"/>
      <w:divBdr>
        <w:top w:val="none" w:sz="0" w:space="0" w:color="auto"/>
        <w:left w:val="none" w:sz="0" w:space="0" w:color="auto"/>
        <w:bottom w:val="none" w:sz="0" w:space="0" w:color="auto"/>
        <w:right w:val="none" w:sz="0" w:space="0" w:color="auto"/>
      </w:divBdr>
    </w:div>
    <w:div w:id="1536426536">
      <w:marLeft w:val="0"/>
      <w:marRight w:val="0"/>
      <w:marTop w:val="0"/>
      <w:marBottom w:val="0"/>
      <w:divBdr>
        <w:top w:val="none" w:sz="0" w:space="0" w:color="auto"/>
        <w:left w:val="none" w:sz="0" w:space="0" w:color="auto"/>
        <w:bottom w:val="none" w:sz="0" w:space="0" w:color="auto"/>
        <w:right w:val="none" w:sz="0" w:space="0" w:color="auto"/>
      </w:divBdr>
    </w:div>
    <w:div w:id="1544708368">
      <w:marLeft w:val="0"/>
      <w:marRight w:val="0"/>
      <w:marTop w:val="0"/>
      <w:marBottom w:val="0"/>
      <w:divBdr>
        <w:top w:val="none" w:sz="0" w:space="0" w:color="auto"/>
        <w:left w:val="none" w:sz="0" w:space="0" w:color="auto"/>
        <w:bottom w:val="none" w:sz="0" w:space="0" w:color="auto"/>
        <w:right w:val="none" w:sz="0" w:space="0" w:color="auto"/>
      </w:divBdr>
    </w:div>
    <w:div w:id="1557862420">
      <w:marLeft w:val="0"/>
      <w:marRight w:val="0"/>
      <w:marTop w:val="0"/>
      <w:marBottom w:val="0"/>
      <w:divBdr>
        <w:top w:val="none" w:sz="0" w:space="0" w:color="auto"/>
        <w:left w:val="none" w:sz="0" w:space="0" w:color="auto"/>
        <w:bottom w:val="none" w:sz="0" w:space="0" w:color="auto"/>
        <w:right w:val="none" w:sz="0" w:space="0" w:color="auto"/>
      </w:divBdr>
    </w:div>
    <w:div w:id="1560020978">
      <w:marLeft w:val="0"/>
      <w:marRight w:val="0"/>
      <w:marTop w:val="0"/>
      <w:marBottom w:val="0"/>
      <w:divBdr>
        <w:top w:val="none" w:sz="0" w:space="0" w:color="auto"/>
        <w:left w:val="none" w:sz="0" w:space="0" w:color="auto"/>
        <w:bottom w:val="none" w:sz="0" w:space="0" w:color="auto"/>
        <w:right w:val="none" w:sz="0" w:space="0" w:color="auto"/>
      </w:divBdr>
    </w:div>
    <w:div w:id="1576281247">
      <w:marLeft w:val="0"/>
      <w:marRight w:val="0"/>
      <w:marTop w:val="0"/>
      <w:marBottom w:val="0"/>
      <w:divBdr>
        <w:top w:val="none" w:sz="0" w:space="0" w:color="auto"/>
        <w:left w:val="none" w:sz="0" w:space="0" w:color="auto"/>
        <w:bottom w:val="none" w:sz="0" w:space="0" w:color="auto"/>
        <w:right w:val="none" w:sz="0" w:space="0" w:color="auto"/>
      </w:divBdr>
    </w:div>
    <w:div w:id="1576431808">
      <w:marLeft w:val="0"/>
      <w:marRight w:val="0"/>
      <w:marTop w:val="0"/>
      <w:marBottom w:val="0"/>
      <w:divBdr>
        <w:top w:val="none" w:sz="0" w:space="0" w:color="auto"/>
        <w:left w:val="none" w:sz="0" w:space="0" w:color="auto"/>
        <w:bottom w:val="none" w:sz="0" w:space="0" w:color="auto"/>
        <w:right w:val="none" w:sz="0" w:space="0" w:color="auto"/>
      </w:divBdr>
    </w:div>
    <w:div w:id="1577976553">
      <w:marLeft w:val="0"/>
      <w:marRight w:val="0"/>
      <w:marTop w:val="0"/>
      <w:marBottom w:val="0"/>
      <w:divBdr>
        <w:top w:val="none" w:sz="0" w:space="0" w:color="auto"/>
        <w:left w:val="none" w:sz="0" w:space="0" w:color="auto"/>
        <w:bottom w:val="none" w:sz="0" w:space="0" w:color="auto"/>
        <w:right w:val="none" w:sz="0" w:space="0" w:color="auto"/>
      </w:divBdr>
    </w:div>
    <w:div w:id="1582446712">
      <w:marLeft w:val="0"/>
      <w:marRight w:val="0"/>
      <w:marTop w:val="0"/>
      <w:marBottom w:val="0"/>
      <w:divBdr>
        <w:top w:val="none" w:sz="0" w:space="0" w:color="auto"/>
        <w:left w:val="none" w:sz="0" w:space="0" w:color="auto"/>
        <w:bottom w:val="none" w:sz="0" w:space="0" w:color="auto"/>
        <w:right w:val="none" w:sz="0" w:space="0" w:color="auto"/>
      </w:divBdr>
    </w:div>
    <w:div w:id="1583031027">
      <w:marLeft w:val="0"/>
      <w:marRight w:val="0"/>
      <w:marTop w:val="0"/>
      <w:marBottom w:val="0"/>
      <w:divBdr>
        <w:top w:val="none" w:sz="0" w:space="0" w:color="auto"/>
        <w:left w:val="none" w:sz="0" w:space="0" w:color="auto"/>
        <w:bottom w:val="none" w:sz="0" w:space="0" w:color="auto"/>
        <w:right w:val="none" w:sz="0" w:space="0" w:color="auto"/>
      </w:divBdr>
    </w:div>
    <w:div w:id="1587418486">
      <w:marLeft w:val="0"/>
      <w:marRight w:val="0"/>
      <w:marTop w:val="0"/>
      <w:marBottom w:val="0"/>
      <w:divBdr>
        <w:top w:val="none" w:sz="0" w:space="0" w:color="auto"/>
        <w:left w:val="none" w:sz="0" w:space="0" w:color="auto"/>
        <w:bottom w:val="none" w:sz="0" w:space="0" w:color="auto"/>
        <w:right w:val="none" w:sz="0" w:space="0" w:color="auto"/>
      </w:divBdr>
    </w:div>
    <w:div w:id="1593977454">
      <w:marLeft w:val="0"/>
      <w:marRight w:val="0"/>
      <w:marTop w:val="0"/>
      <w:marBottom w:val="0"/>
      <w:divBdr>
        <w:top w:val="none" w:sz="0" w:space="0" w:color="auto"/>
        <w:left w:val="none" w:sz="0" w:space="0" w:color="auto"/>
        <w:bottom w:val="none" w:sz="0" w:space="0" w:color="auto"/>
        <w:right w:val="none" w:sz="0" w:space="0" w:color="auto"/>
      </w:divBdr>
    </w:div>
    <w:div w:id="1595286128">
      <w:marLeft w:val="0"/>
      <w:marRight w:val="0"/>
      <w:marTop w:val="0"/>
      <w:marBottom w:val="0"/>
      <w:divBdr>
        <w:top w:val="none" w:sz="0" w:space="0" w:color="auto"/>
        <w:left w:val="none" w:sz="0" w:space="0" w:color="auto"/>
        <w:bottom w:val="none" w:sz="0" w:space="0" w:color="auto"/>
        <w:right w:val="none" w:sz="0" w:space="0" w:color="auto"/>
      </w:divBdr>
    </w:div>
    <w:div w:id="1603801160">
      <w:marLeft w:val="0"/>
      <w:marRight w:val="0"/>
      <w:marTop w:val="0"/>
      <w:marBottom w:val="0"/>
      <w:divBdr>
        <w:top w:val="none" w:sz="0" w:space="0" w:color="auto"/>
        <w:left w:val="none" w:sz="0" w:space="0" w:color="auto"/>
        <w:bottom w:val="none" w:sz="0" w:space="0" w:color="auto"/>
        <w:right w:val="none" w:sz="0" w:space="0" w:color="auto"/>
      </w:divBdr>
    </w:div>
    <w:div w:id="1609312451">
      <w:marLeft w:val="0"/>
      <w:marRight w:val="0"/>
      <w:marTop w:val="0"/>
      <w:marBottom w:val="0"/>
      <w:divBdr>
        <w:top w:val="none" w:sz="0" w:space="0" w:color="auto"/>
        <w:left w:val="none" w:sz="0" w:space="0" w:color="auto"/>
        <w:bottom w:val="none" w:sz="0" w:space="0" w:color="auto"/>
        <w:right w:val="none" w:sz="0" w:space="0" w:color="auto"/>
      </w:divBdr>
    </w:div>
    <w:div w:id="1612056514">
      <w:marLeft w:val="0"/>
      <w:marRight w:val="0"/>
      <w:marTop w:val="0"/>
      <w:marBottom w:val="0"/>
      <w:divBdr>
        <w:top w:val="none" w:sz="0" w:space="0" w:color="auto"/>
        <w:left w:val="none" w:sz="0" w:space="0" w:color="auto"/>
        <w:bottom w:val="none" w:sz="0" w:space="0" w:color="auto"/>
        <w:right w:val="none" w:sz="0" w:space="0" w:color="auto"/>
      </w:divBdr>
    </w:div>
    <w:div w:id="1620255681">
      <w:marLeft w:val="0"/>
      <w:marRight w:val="0"/>
      <w:marTop w:val="0"/>
      <w:marBottom w:val="0"/>
      <w:divBdr>
        <w:top w:val="none" w:sz="0" w:space="0" w:color="auto"/>
        <w:left w:val="none" w:sz="0" w:space="0" w:color="auto"/>
        <w:bottom w:val="none" w:sz="0" w:space="0" w:color="auto"/>
        <w:right w:val="none" w:sz="0" w:space="0" w:color="auto"/>
      </w:divBdr>
    </w:div>
    <w:div w:id="1637100274">
      <w:marLeft w:val="0"/>
      <w:marRight w:val="0"/>
      <w:marTop w:val="0"/>
      <w:marBottom w:val="0"/>
      <w:divBdr>
        <w:top w:val="none" w:sz="0" w:space="0" w:color="auto"/>
        <w:left w:val="none" w:sz="0" w:space="0" w:color="auto"/>
        <w:bottom w:val="none" w:sz="0" w:space="0" w:color="auto"/>
        <w:right w:val="none" w:sz="0" w:space="0" w:color="auto"/>
      </w:divBdr>
    </w:div>
    <w:div w:id="1637756122">
      <w:marLeft w:val="0"/>
      <w:marRight w:val="0"/>
      <w:marTop w:val="0"/>
      <w:marBottom w:val="0"/>
      <w:divBdr>
        <w:top w:val="none" w:sz="0" w:space="0" w:color="auto"/>
        <w:left w:val="none" w:sz="0" w:space="0" w:color="auto"/>
        <w:bottom w:val="none" w:sz="0" w:space="0" w:color="auto"/>
        <w:right w:val="none" w:sz="0" w:space="0" w:color="auto"/>
      </w:divBdr>
    </w:div>
    <w:div w:id="1644190087">
      <w:marLeft w:val="0"/>
      <w:marRight w:val="0"/>
      <w:marTop w:val="0"/>
      <w:marBottom w:val="0"/>
      <w:divBdr>
        <w:top w:val="none" w:sz="0" w:space="0" w:color="auto"/>
        <w:left w:val="none" w:sz="0" w:space="0" w:color="auto"/>
        <w:bottom w:val="none" w:sz="0" w:space="0" w:color="auto"/>
        <w:right w:val="none" w:sz="0" w:space="0" w:color="auto"/>
      </w:divBdr>
    </w:div>
    <w:div w:id="1650012398">
      <w:marLeft w:val="0"/>
      <w:marRight w:val="0"/>
      <w:marTop w:val="0"/>
      <w:marBottom w:val="0"/>
      <w:divBdr>
        <w:top w:val="none" w:sz="0" w:space="0" w:color="auto"/>
        <w:left w:val="none" w:sz="0" w:space="0" w:color="auto"/>
        <w:bottom w:val="none" w:sz="0" w:space="0" w:color="auto"/>
        <w:right w:val="none" w:sz="0" w:space="0" w:color="auto"/>
      </w:divBdr>
    </w:div>
    <w:div w:id="1660385561">
      <w:marLeft w:val="0"/>
      <w:marRight w:val="0"/>
      <w:marTop w:val="0"/>
      <w:marBottom w:val="0"/>
      <w:divBdr>
        <w:top w:val="none" w:sz="0" w:space="0" w:color="auto"/>
        <w:left w:val="none" w:sz="0" w:space="0" w:color="auto"/>
        <w:bottom w:val="none" w:sz="0" w:space="0" w:color="auto"/>
        <w:right w:val="none" w:sz="0" w:space="0" w:color="auto"/>
      </w:divBdr>
    </w:div>
    <w:div w:id="1668315582">
      <w:marLeft w:val="0"/>
      <w:marRight w:val="0"/>
      <w:marTop w:val="0"/>
      <w:marBottom w:val="0"/>
      <w:divBdr>
        <w:top w:val="none" w:sz="0" w:space="0" w:color="auto"/>
        <w:left w:val="none" w:sz="0" w:space="0" w:color="auto"/>
        <w:bottom w:val="none" w:sz="0" w:space="0" w:color="auto"/>
        <w:right w:val="none" w:sz="0" w:space="0" w:color="auto"/>
      </w:divBdr>
    </w:div>
    <w:div w:id="1669600560">
      <w:marLeft w:val="0"/>
      <w:marRight w:val="0"/>
      <w:marTop w:val="0"/>
      <w:marBottom w:val="0"/>
      <w:divBdr>
        <w:top w:val="none" w:sz="0" w:space="0" w:color="auto"/>
        <w:left w:val="none" w:sz="0" w:space="0" w:color="auto"/>
        <w:bottom w:val="none" w:sz="0" w:space="0" w:color="auto"/>
        <w:right w:val="none" w:sz="0" w:space="0" w:color="auto"/>
      </w:divBdr>
    </w:div>
    <w:div w:id="1670601610">
      <w:marLeft w:val="0"/>
      <w:marRight w:val="0"/>
      <w:marTop w:val="0"/>
      <w:marBottom w:val="0"/>
      <w:divBdr>
        <w:top w:val="none" w:sz="0" w:space="0" w:color="auto"/>
        <w:left w:val="none" w:sz="0" w:space="0" w:color="auto"/>
        <w:bottom w:val="none" w:sz="0" w:space="0" w:color="auto"/>
        <w:right w:val="none" w:sz="0" w:space="0" w:color="auto"/>
      </w:divBdr>
    </w:div>
    <w:div w:id="1672298532">
      <w:marLeft w:val="0"/>
      <w:marRight w:val="0"/>
      <w:marTop w:val="0"/>
      <w:marBottom w:val="0"/>
      <w:divBdr>
        <w:top w:val="none" w:sz="0" w:space="0" w:color="auto"/>
        <w:left w:val="none" w:sz="0" w:space="0" w:color="auto"/>
        <w:bottom w:val="none" w:sz="0" w:space="0" w:color="auto"/>
        <w:right w:val="none" w:sz="0" w:space="0" w:color="auto"/>
      </w:divBdr>
    </w:div>
    <w:div w:id="1676957187">
      <w:marLeft w:val="0"/>
      <w:marRight w:val="0"/>
      <w:marTop w:val="0"/>
      <w:marBottom w:val="0"/>
      <w:divBdr>
        <w:top w:val="none" w:sz="0" w:space="0" w:color="auto"/>
        <w:left w:val="none" w:sz="0" w:space="0" w:color="auto"/>
        <w:bottom w:val="none" w:sz="0" w:space="0" w:color="auto"/>
        <w:right w:val="none" w:sz="0" w:space="0" w:color="auto"/>
      </w:divBdr>
    </w:div>
    <w:div w:id="1691029086">
      <w:marLeft w:val="0"/>
      <w:marRight w:val="0"/>
      <w:marTop w:val="0"/>
      <w:marBottom w:val="0"/>
      <w:divBdr>
        <w:top w:val="none" w:sz="0" w:space="0" w:color="auto"/>
        <w:left w:val="none" w:sz="0" w:space="0" w:color="auto"/>
        <w:bottom w:val="none" w:sz="0" w:space="0" w:color="auto"/>
        <w:right w:val="none" w:sz="0" w:space="0" w:color="auto"/>
      </w:divBdr>
    </w:div>
    <w:div w:id="1694071756">
      <w:marLeft w:val="0"/>
      <w:marRight w:val="0"/>
      <w:marTop w:val="0"/>
      <w:marBottom w:val="0"/>
      <w:divBdr>
        <w:top w:val="none" w:sz="0" w:space="0" w:color="auto"/>
        <w:left w:val="none" w:sz="0" w:space="0" w:color="auto"/>
        <w:bottom w:val="none" w:sz="0" w:space="0" w:color="auto"/>
        <w:right w:val="none" w:sz="0" w:space="0" w:color="auto"/>
      </w:divBdr>
    </w:div>
    <w:div w:id="1700814846">
      <w:marLeft w:val="0"/>
      <w:marRight w:val="0"/>
      <w:marTop w:val="0"/>
      <w:marBottom w:val="0"/>
      <w:divBdr>
        <w:top w:val="none" w:sz="0" w:space="0" w:color="auto"/>
        <w:left w:val="none" w:sz="0" w:space="0" w:color="auto"/>
        <w:bottom w:val="none" w:sz="0" w:space="0" w:color="auto"/>
        <w:right w:val="none" w:sz="0" w:space="0" w:color="auto"/>
      </w:divBdr>
    </w:div>
    <w:div w:id="1709448074">
      <w:marLeft w:val="0"/>
      <w:marRight w:val="0"/>
      <w:marTop w:val="0"/>
      <w:marBottom w:val="0"/>
      <w:divBdr>
        <w:top w:val="none" w:sz="0" w:space="0" w:color="auto"/>
        <w:left w:val="none" w:sz="0" w:space="0" w:color="auto"/>
        <w:bottom w:val="none" w:sz="0" w:space="0" w:color="auto"/>
        <w:right w:val="none" w:sz="0" w:space="0" w:color="auto"/>
      </w:divBdr>
    </w:div>
    <w:div w:id="1718116976">
      <w:marLeft w:val="0"/>
      <w:marRight w:val="0"/>
      <w:marTop w:val="0"/>
      <w:marBottom w:val="0"/>
      <w:divBdr>
        <w:top w:val="none" w:sz="0" w:space="0" w:color="auto"/>
        <w:left w:val="none" w:sz="0" w:space="0" w:color="auto"/>
        <w:bottom w:val="none" w:sz="0" w:space="0" w:color="auto"/>
        <w:right w:val="none" w:sz="0" w:space="0" w:color="auto"/>
      </w:divBdr>
    </w:div>
    <w:div w:id="1725760028">
      <w:marLeft w:val="0"/>
      <w:marRight w:val="0"/>
      <w:marTop w:val="0"/>
      <w:marBottom w:val="0"/>
      <w:divBdr>
        <w:top w:val="none" w:sz="0" w:space="0" w:color="auto"/>
        <w:left w:val="none" w:sz="0" w:space="0" w:color="auto"/>
        <w:bottom w:val="none" w:sz="0" w:space="0" w:color="auto"/>
        <w:right w:val="none" w:sz="0" w:space="0" w:color="auto"/>
      </w:divBdr>
    </w:div>
    <w:div w:id="1730615395">
      <w:marLeft w:val="0"/>
      <w:marRight w:val="0"/>
      <w:marTop w:val="0"/>
      <w:marBottom w:val="0"/>
      <w:divBdr>
        <w:top w:val="none" w:sz="0" w:space="0" w:color="auto"/>
        <w:left w:val="none" w:sz="0" w:space="0" w:color="auto"/>
        <w:bottom w:val="none" w:sz="0" w:space="0" w:color="auto"/>
        <w:right w:val="none" w:sz="0" w:space="0" w:color="auto"/>
      </w:divBdr>
    </w:div>
    <w:div w:id="1735615795">
      <w:marLeft w:val="0"/>
      <w:marRight w:val="0"/>
      <w:marTop w:val="0"/>
      <w:marBottom w:val="0"/>
      <w:divBdr>
        <w:top w:val="none" w:sz="0" w:space="0" w:color="auto"/>
        <w:left w:val="none" w:sz="0" w:space="0" w:color="auto"/>
        <w:bottom w:val="none" w:sz="0" w:space="0" w:color="auto"/>
        <w:right w:val="none" w:sz="0" w:space="0" w:color="auto"/>
      </w:divBdr>
    </w:div>
    <w:div w:id="1749107194">
      <w:marLeft w:val="0"/>
      <w:marRight w:val="0"/>
      <w:marTop w:val="0"/>
      <w:marBottom w:val="0"/>
      <w:divBdr>
        <w:top w:val="none" w:sz="0" w:space="0" w:color="auto"/>
        <w:left w:val="none" w:sz="0" w:space="0" w:color="auto"/>
        <w:bottom w:val="none" w:sz="0" w:space="0" w:color="auto"/>
        <w:right w:val="none" w:sz="0" w:space="0" w:color="auto"/>
      </w:divBdr>
    </w:div>
    <w:div w:id="1753696448">
      <w:marLeft w:val="0"/>
      <w:marRight w:val="0"/>
      <w:marTop w:val="0"/>
      <w:marBottom w:val="0"/>
      <w:divBdr>
        <w:top w:val="none" w:sz="0" w:space="0" w:color="auto"/>
        <w:left w:val="none" w:sz="0" w:space="0" w:color="auto"/>
        <w:bottom w:val="none" w:sz="0" w:space="0" w:color="auto"/>
        <w:right w:val="none" w:sz="0" w:space="0" w:color="auto"/>
      </w:divBdr>
    </w:div>
    <w:div w:id="1782872907">
      <w:marLeft w:val="0"/>
      <w:marRight w:val="0"/>
      <w:marTop w:val="0"/>
      <w:marBottom w:val="0"/>
      <w:divBdr>
        <w:top w:val="none" w:sz="0" w:space="0" w:color="auto"/>
        <w:left w:val="none" w:sz="0" w:space="0" w:color="auto"/>
        <w:bottom w:val="none" w:sz="0" w:space="0" w:color="auto"/>
        <w:right w:val="none" w:sz="0" w:space="0" w:color="auto"/>
      </w:divBdr>
    </w:div>
    <w:div w:id="1782990322">
      <w:marLeft w:val="0"/>
      <w:marRight w:val="0"/>
      <w:marTop w:val="0"/>
      <w:marBottom w:val="0"/>
      <w:divBdr>
        <w:top w:val="none" w:sz="0" w:space="0" w:color="auto"/>
        <w:left w:val="none" w:sz="0" w:space="0" w:color="auto"/>
        <w:bottom w:val="none" w:sz="0" w:space="0" w:color="auto"/>
        <w:right w:val="none" w:sz="0" w:space="0" w:color="auto"/>
      </w:divBdr>
    </w:div>
    <w:div w:id="1811053218">
      <w:marLeft w:val="0"/>
      <w:marRight w:val="0"/>
      <w:marTop w:val="0"/>
      <w:marBottom w:val="0"/>
      <w:divBdr>
        <w:top w:val="none" w:sz="0" w:space="0" w:color="auto"/>
        <w:left w:val="none" w:sz="0" w:space="0" w:color="auto"/>
        <w:bottom w:val="none" w:sz="0" w:space="0" w:color="auto"/>
        <w:right w:val="none" w:sz="0" w:space="0" w:color="auto"/>
      </w:divBdr>
    </w:div>
    <w:div w:id="1815947993">
      <w:marLeft w:val="0"/>
      <w:marRight w:val="0"/>
      <w:marTop w:val="0"/>
      <w:marBottom w:val="0"/>
      <w:divBdr>
        <w:top w:val="none" w:sz="0" w:space="0" w:color="auto"/>
        <w:left w:val="none" w:sz="0" w:space="0" w:color="auto"/>
        <w:bottom w:val="none" w:sz="0" w:space="0" w:color="auto"/>
        <w:right w:val="none" w:sz="0" w:space="0" w:color="auto"/>
      </w:divBdr>
    </w:div>
    <w:div w:id="1817798669">
      <w:marLeft w:val="0"/>
      <w:marRight w:val="0"/>
      <w:marTop w:val="0"/>
      <w:marBottom w:val="0"/>
      <w:divBdr>
        <w:top w:val="none" w:sz="0" w:space="0" w:color="auto"/>
        <w:left w:val="none" w:sz="0" w:space="0" w:color="auto"/>
        <w:bottom w:val="none" w:sz="0" w:space="0" w:color="auto"/>
        <w:right w:val="none" w:sz="0" w:space="0" w:color="auto"/>
      </w:divBdr>
    </w:div>
    <w:div w:id="1821380951">
      <w:marLeft w:val="0"/>
      <w:marRight w:val="0"/>
      <w:marTop w:val="0"/>
      <w:marBottom w:val="0"/>
      <w:divBdr>
        <w:top w:val="none" w:sz="0" w:space="0" w:color="auto"/>
        <w:left w:val="none" w:sz="0" w:space="0" w:color="auto"/>
        <w:bottom w:val="none" w:sz="0" w:space="0" w:color="auto"/>
        <w:right w:val="none" w:sz="0" w:space="0" w:color="auto"/>
      </w:divBdr>
    </w:div>
    <w:div w:id="1821968611">
      <w:marLeft w:val="0"/>
      <w:marRight w:val="0"/>
      <w:marTop w:val="0"/>
      <w:marBottom w:val="0"/>
      <w:divBdr>
        <w:top w:val="none" w:sz="0" w:space="0" w:color="auto"/>
        <w:left w:val="none" w:sz="0" w:space="0" w:color="auto"/>
        <w:bottom w:val="none" w:sz="0" w:space="0" w:color="auto"/>
        <w:right w:val="none" w:sz="0" w:space="0" w:color="auto"/>
      </w:divBdr>
    </w:div>
    <w:div w:id="1828279684">
      <w:marLeft w:val="0"/>
      <w:marRight w:val="0"/>
      <w:marTop w:val="0"/>
      <w:marBottom w:val="0"/>
      <w:divBdr>
        <w:top w:val="none" w:sz="0" w:space="0" w:color="auto"/>
        <w:left w:val="none" w:sz="0" w:space="0" w:color="auto"/>
        <w:bottom w:val="none" w:sz="0" w:space="0" w:color="auto"/>
        <w:right w:val="none" w:sz="0" w:space="0" w:color="auto"/>
      </w:divBdr>
    </w:div>
    <w:div w:id="1830242728">
      <w:marLeft w:val="0"/>
      <w:marRight w:val="0"/>
      <w:marTop w:val="0"/>
      <w:marBottom w:val="0"/>
      <w:divBdr>
        <w:top w:val="none" w:sz="0" w:space="0" w:color="auto"/>
        <w:left w:val="none" w:sz="0" w:space="0" w:color="auto"/>
        <w:bottom w:val="none" w:sz="0" w:space="0" w:color="auto"/>
        <w:right w:val="none" w:sz="0" w:space="0" w:color="auto"/>
      </w:divBdr>
    </w:div>
    <w:div w:id="1837725316">
      <w:marLeft w:val="0"/>
      <w:marRight w:val="0"/>
      <w:marTop w:val="0"/>
      <w:marBottom w:val="0"/>
      <w:divBdr>
        <w:top w:val="none" w:sz="0" w:space="0" w:color="auto"/>
        <w:left w:val="none" w:sz="0" w:space="0" w:color="auto"/>
        <w:bottom w:val="none" w:sz="0" w:space="0" w:color="auto"/>
        <w:right w:val="none" w:sz="0" w:space="0" w:color="auto"/>
      </w:divBdr>
    </w:div>
    <w:div w:id="1846240615">
      <w:marLeft w:val="0"/>
      <w:marRight w:val="0"/>
      <w:marTop w:val="0"/>
      <w:marBottom w:val="0"/>
      <w:divBdr>
        <w:top w:val="none" w:sz="0" w:space="0" w:color="auto"/>
        <w:left w:val="none" w:sz="0" w:space="0" w:color="auto"/>
        <w:bottom w:val="none" w:sz="0" w:space="0" w:color="auto"/>
        <w:right w:val="none" w:sz="0" w:space="0" w:color="auto"/>
      </w:divBdr>
    </w:div>
    <w:div w:id="1857231717">
      <w:marLeft w:val="0"/>
      <w:marRight w:val="0"/>
      <w:marTop w:val="0"/>
      <w:marBottom w:val="0"/>
      <w:divBdr>
        <w:top w:val="none" w:sz="0" w:space="0" w:color="auto"/>
        <w:left w:val="none" w:sz="0" w:space="0" w:color="auto"/>
        <w:bottom w:val="none" w:sz="0" w:space="0" w:color="auto"/>
        <w:right w:val="none" w:sz="0" w:space="0" w:color="auto"/>
      </w:divBdr>
    </w:div>
    <w:div w:id="1861698396">
      <w:marLeft w:val="0"/>
      <w:marRight w:val="0"/>
      <w:marTop w:val="0"/>
      <w:marBottom w:val="0"/>
      <w:divBdr>
        <w:top w:val="none" w:sz="0" w:space="0" w:color="auto"/>
        <w:left w:val="none" w:sz="0" w:space="0" w:color="auto"/>
        <w:bottom w:val="none" w:sz="0" w:space="0" w:color="auto"/>
        <w:right w:val="none" w:sz="0" w:space="0" w:color="auto"/>
      </w:divBdr>
    </w:div>
    <w:div w:id="1885291890">
      <w:marLeft w:val="0"/>
      <w:marRight w:val="0"/>
      <w:marTop w:val="0"/>
      <w:marBottom w:val="0"/>
      <w:divBdr>
        <w:top w:val="none" w:sz="0" w:space="0" w:color="auto"/>
        <w:left w:val="none" w:sz="0" w:space="0" w:color="auto"/>
        <w:bottom w:val="none" w:sz="0" w:space="0" w:color="auto"/>
        <w:right w:val="none" w:sz="0" w:space="0" w:color="auto"/>
      </w:divBdr>
    </w:div>
    <w:div w:id="1893956348">
      <w:marLeft w:val="0"/>
      <w:marRight w:val="0"/>
      <w:marTop w:val="0"/>
      <w:marBottom w:val="0"/>
      <w:divBdr>
        <w:top w:val="none" w:sz="0" w:space="0" w:color="auto"/>
        <w:left w:val="none" w:sz="0" w:space="0" w:color="auto"/>
        <w:bottom w:val="none" w:sz="0" w:space="0" w:color="auto"/>
        <w:right w:val="none" w:sz="0" w:space="0" w:color="auto"/>
      </w:divBdr>
    </w:div>
    <w:div w:id="1903364559">
      <w:marLeft w:val="0"/>
      <w:marRight w:val="0"/>
      <w:marTop w:val="0"/>
      <w:marBottom w:val="0"/>
      <w:divBdr>
        <w:top w:val="none" w:sz="0" w:space="0" w:color="auto"/>
        <w:left w:val="none" w:sz="0" w:space="0" w:color="auto"/>
        <w:bottom w:val="none" w:sz="0" w:space="0" w:color="auto"/>
        <w:right w:val="none" w:sz="0" w:space="0" w:color="auto"/>
      </w:divBdr>
    </w:div>
    <w:div w:id="1904287985">
      <w:marLeft w:val="0"/>
      <w:marRight w:val="0"/>
      <w:marTop w:val="0"/>
      <w:marBottom w:val="0"/>
      <w:divBdr>
        <w:top w:val="none" w:sz="0" w:space="0" w:color="auto"/>
        <w:left w:val="none" w:sz="0" w:space="0" w:color="auto"/>
        <w:bottom w:val="none" w:sz="0" w:space="0" w:color="auto"/>
        <w:right w:val="none" w:sz="0" w:space="0" w:color="auto"/>
      </w:divBdr>
    </w:div>
    <w:div w:id="1911621642">
      <w:marLeft w:val="0"/>
      <w:marRight w:val="0"/>
      <w:marTop w:val="0"/>
      <w:marBottom w:val="0"/>
      <w:divBdr>
        <w:top w:val="none" w:sz="0" w:space="0" w:color="auto"/>
        <w:left w:val="none" w:sz="0" w:space="0" w:color="auto"/>
        <w:bottom w:val="none" w:sz="0" w:space="0" w:color="auto"/>
        <w:right w:val="none" w:sz="0" w:space="0" w:color="auto"/>
      </w:divBdr>
    </w:div>
    <w:div w:id="1914780462">
      <w:marLeft w:val="0"/>
      <w:marRight w:val="0"/>
      <w:marTop w:val="0"/>
      <w:marBottom w:val="0"/>
      <w:divBdr>
        <w:top w:val="none" w:sz="0" w:space="0" w:color="auto"/>
        <w:left w:val="none" w:sz="0" w:space="0" w:color="auto"/>
        <w:bottom w:val="none" w:sz="0" w:space="0" w:color="auto"/>
        <w:right w:val="none" w:sz="0" w:space="0" w:color="auto"/>
      </w:divBdr>
    </w:div>
    <w:div w:id="1923561741">
      <w:marLeft w:val="0"/>
      <w:marRight w:val="0"/>
      <w:marTop w:val="0"/>
      <w:marBottom w:val="0"/>
      <w:divBdr>
        <w:top w:val="none" w:sz="0" w:space="0" w:color="auto"/>
        <w:left w:val="none" w:sz="0" w:space="0" w:color="auto"/>
        <w:bottom w:val="none" w:sz="0" w:space="0" w:color="auto"/>
        <w:right w:val="none" w:sz="0" w:space="0" w:color="auto"/>
      </w:divBdr>
    </w:div>
    <w:div w:id="1924602022">
      <w:marLeft w:val="0"/>
      <w:marRight w:val="0"/>
      <w:marTop w:val="0"/>
      <w:marBottom w:val="0"/>
      <w:divBdr>
        <w:top w:val="none" w:sz="0" w:space="0" w:color="auto"/>
        <w:left w:val="none" w:sz="0" w:space="0" w:color="auto"/>
        <w:bottom w:val="none" w:sz="0" w:space="0" w:color="auto"/>
        <w:right w:val="none" w:sz="0" w:space="0" w:color="auto"/>
      </w:divBdr>
    </w:div>
    <w:div w:id="1926725023">
      <w:marLeft w:val="0"/>
      <w:marRight w:val="0"/>
      <w:marTop w:val="0"/>
      <w:marBottom w:val="0"/>
      <w:divBdr>
        <w:top w:val="none" w:sz="0" w:space="0" w:color="auto"/>
        <w:left w:val="none" w:sz="0" w:space="0" w:color="auto"/>
        <w:bottom w:val="none" w:sz="0" w:space="0" w:color="auto"/>
        <w:right w:val="none" w:sz="0" w:space="0" w:color="auto"/>
      </w:divBdr>
    </w:div>
    <w:div w:id="1934168487">
      <w:marLeft w:val="0"/>
      <w:marRight w:val="0"/>
      <w:marTop w:val="0"/>
      <w:marBottom w:val="0"/>
      <w:divBdr>
        <w:top w:val="none" w:sz="0" w:space="0" w:color="auto"/>
        <w:left w:val="none" w:sz="0" w:space="0" w:color="auto"/>
        <w:bottom w:val="none" w:sz="0" w:space="0" w:color="auto"/>
        <w:right w:val="none" w:sz="0" w:space="0" w:color="auto"/>
      </w:divBdr>
    </w:div>
    <w:div w:id="1940678037">
      <w:marLeft w:val="0"/>
      <w:marRight w:val="0"/>
      <w:marTop w:val="0"/>
      <w:marBottom w:val="0"/>
      <w:divBdr>
        <w:top w:val="none" w:sz="0" w:space="0" w:color="auto"/>
        <w:left w:val="none" w:sz="0" w:space="0" w:color="auto"/>
        <w:bottom w:val="none" w:sz="0" w:space="0" w:color="auto"/>
        <w:right w:val="none" w:sz="0" w:space="0" w:color="auto"/>
      </w:divBdr>
    </w:div>
    <w:div w:id="1945920806">
      <w:marLeft w:val="0"/>
      <w:marRight w:val="0"/>
      <w:marTop w:val="0"/>
      <w:marBottom w:val="0"/>
      <w:divBdr>
        <w:top w:val="none" w:sz="0" w:space="0" w:color="auto"/>
        <w:left w:val="none" w:sz="0" w:space="0" w:color="auto"/>
        <w:bottom w:val="none" w:sz="0" w:space="0" w:color="auto"/>
        <w:right w:val="none" w:sz="0" w:space="0" w:color="auto"/>
      </w:divBdr>
    </w:div>
    <w:div w:id="1947039050">
      <w:marLeft w:val="0"/>
      <w:marRight w:val="0"/>
      <w:marTop w:val="0"/>
      <w:marBottom w:val="0"/>
      <w:divBdr>
        <w:top w:val="none" w:sz="0" w:space="0" w:color="auto"/>
        <w:left w:val="none" w:sz="0" w:space="0" w:color="auto"/>
        <w:bottom w:val="none" w:sz="0" w:space="0" w:color="auto"/>
        <w:right w:val="none" w:sz="0" w:space="0" w:color="auto"/>
      </w:divBdr>
    </w:div>
    <w:div w:id="1949651988">
      <w:marLeft w:val="0"/>
      <w:marRight w:val="0"/>
      <w:marTop w:val="0"/>
      <w:marBottom w:val="0"/>
      <w:divBdr>
        <w:top w:val="none" w:sz="0" w:space="0" w:color="auto"/>
        <w:left w:val="none" w:sz="0" w:space="0" w:color="auto"/>
        <w:bottom w:val="none" w:sz="0" w:space="0" w:color="auto"/>
        <w:right w:val="none" w:sz="0" w:space="0" w:color="auto"/>
      </w:divBdr>
    </w:div>
    <w:div w:id="1954895263">
      <w:marLeft w:val="0"/>
      <w:marRight w:val="0"/>
      <w:marTop w:val="0"/>
      <w:marBottom w:val="0"/>
      <w:divBdr>
        <w:top w:val="none" w:sz="0" w:space="0" w:color="auto"/>
        <w:left w:val="none" w:sz="0" w:space="0" w:color="auto"/>
        <w:bottom w:val="none" w:sz="0" w:space="0" w:color="auto"/>
        <w:right w:val="none" w:sz="0" w:space="0" w:color="auto"/>
      </w:divBdr>
    </w:div>
    <w:div w:id="1973316802">
      <w:marLeft w:val="0"/>
      <w:marRight w:val="0"/>
      <w:marTop w:val="0"/>
      <w:marBottom w:val="0"/>
      <w:divBdr>
        <w:top w:val="none" w:sz="0" w:space="0" w:color="auto"/>
        <w:left w:val="none" w:sz="0" w:space="0" w:color="auto"/>
        <w:bottom w:val="none" w:sz="0" w:space="0" w:color="auto"/>
        <w:right w:val="none" w:sz="0" w:space="0" w:color="auto"/>
      </w:divBdr>
    </w:div>
    <w:div w:id="1974560803">
      <w:marLeft w:val="0"/>
      <w:marRight w:val="0"/>
      <w:marTop w:val="0"/>
      <w:marBottom w:val="0"/>
      <w:divBdr>
        <w:top w:val="none" w:sz="0" w:space="0" w:color="auto"/>
        <w:left w:val="none" w:sz="0" w:space="0" w:color="auto"/>
        <w:bottom w:val="none" w:sz="0" w:space="0" w:color="auto"/>
        <w:right w:val="none" w:sz="0" w:space="0" w:color="auto"/>
      </w:divBdr>
    </w:div>
    <w:div w:id="1977175781">
      <w:marLeft w:val="0"/>
      <w:marRight w:val="0"/>
      <w:marTop w:val="0"/>
      <w:marBottom w:val="0"/>
      <w:divBdr>
        <w:top w:val="none" w:sz="0" w:space="0" w:color="auto"/>
        <w:left w:val="none" w:sz="0" w:space="0" w:color="auto"/>
        <w:bottom w:val="none" w:sz="0" w:space="0" w:color="auto"/>
        <w:right w:val="none" w:sz="0" w:space="0" w:color="auto"/>
      </w:divBdr>
    </w:div>
    <w:div w:id="1978996021">
      <w:marLeft w:val="0"/>
      <w:marRight w:val="0"/>
      <w:marTop w:val="0"/>
      <w:marBottom w:val="0"/>
      <w:divBdr>
        <w:top w:val="none" w:sz="0" w:space="0" w:color="auto"/>
        <w:left w:val="none" w:sz="0" w:space="0" w:color="auto"/>
        <w:bottom w:val="none" w:sz="0" w:space="0" w:color="auto"/>
        <w:right w:val="none" w:sz="0" w:space="0" w:color="auto"/>
      </w:divBdr>
    </w:div>
    <w:div w:id="1980452926">
      <w:marLeft w:val="0"/>
      <w:marRight w:val="0"/>
      <w:marTop w:val="0"/>
      <w:marBottom w:val="0"/>
      <w:divBdr>
        <w:top w:val="none" w:sz="0" w:space="0" w:color="auto"/>
        <w:left w:val="none" w:sz="0" w:space="0" w:color="auto"/>
        <w:bottom w:val="none" w:sz="0" w:space="0" w:color="auto"/>
        <w:right w:val="none" w:sz="0" w:space="0" w:color="auto"/>
      </w:divBdr>
    </w:div>
    <w:div w:id="1986740160">
      <w:marLeft w:val="0"/>
      <w:marRight w:val="0"/>
      <w:marTop w:val="0"/>
      <w:marBottom w:val="0"/>
      <w:divBdr>
        <w:top w:val="none" w:sz="0" w:space="0" w:color="auto"/>
        <w:left w:val="none" w:sz="0" w:space="0" w:color="auto"/>
        <w:bottom w:val="none" w:sz="0" w:space="0" w:color="auto"/>
        <w:right w:val="none" w:sz="0" w:space="0" w:color="auto"/>
      </w:divBdr>
    </w:div>
    <w:div w:id="1998266720">
      <w:marLeft w:val="0"/>
      <w:marRight w:val="0"/>
      <w:marTop w:val="0"/>
      <w:marBottom w:val="0"/>
      <w:divBdr>
        <w:top w:val="none" w:sz="0" w:space="0" w:color="auto"/>
        <w:left w:val="none" w:sz="0" w:space="0" w:color="auto"/>
        <w:bottom w:val="none" w:sz="0" w:space="0" w:color="auto"/>
        <w:right w:val="none" w:sz="0" w:space="0" w:color="auto"/>
      </w:divBdr>
    </w:div>
    <w:div w:id="2007318739">
      <w:marLeft w:val="0"/>
      <w:marRight w:val="0"/>
      <w:marTop w:val="0"/>
      <w:marBottom w:val="0"/>
      <w:divBdr>
        <w:top w:val="none" w:sz="0" w:space="0" w:color="auto"/>
        <w:left w:val="none" w:sz="0" w:space="0" w:color="auto"/>
        <w:bottom w:val="none" w:sz="0" w:space="0" w:color="auto"/>
        <w:right w:val="none" w:sz="0" w:space="0" w:color="auto"/>
      </w:divBdr>
    </w:div>
    <w:div w:id="2015380516">
      <w:marLeft w:val="0"/>
      <w:marRight w:val="0"/>
      <w:marTop w:val="0"/>
      <w:marBottom w:val="0"/>
      <w:divBdr>
        <w:top w:val="none" w:sz="0" w:space="0" w:color="auto"/>
        <w:left w:val="none" w:sz="0" w:space="0" w:color="auto"/>
        <w:bottom w:val="none" w:sz="0" w:space="0" w:color="auto"/>
        <w:right w:val="none" w:sz="0" w:space="0" w:color="auto"/>
      </w:divBdr>
    </w:div>
    <w:div w:id="2020424300">
      <w:marLeft w:val="0"/>
      <w:marRight w:val="0"/>
      <w:marTop w:val="0"/>
      <w:marBottom w:val="0"/>
      <w:divBdr>
        <w:top w:val="none" w:sz="0" w:space="0" w:color="auto"/>
        <w:left w:val="none" w:sz="0" w:space="0" w:color="auto"/>
        <w:bottom w:val="none" w:sz="0" w:space="0" w:color="auto"/>
        <w:right w:val="none" w:sz="0" w:space="0" w:color="auto"/>
      </w:divBdr>
    </w:div>
    <w:div w:id="2027514113">
      <w:marLeft w:val="0"/>
      <w:marRight w:val="0"/>
      <w:marTop w:val="0"/>
      <w:marBottom w:val="0"/>
      <w:divBdr>
        <w:top w:val="none" w:sz="0" w:space="0" w:color="auto"/>
        <w:left w:val="none" w:sz="0" w:space="0" w:color="auto"/>
        <w:bottom w:val="none" w:sz="0" w:space="0" w:color="auto"/>
        <w:right w:val="none" w:sz="0" w:space="0" w:color="auto"/>
      </w:divBdr>
    </w:div>
    <w:div w:id="2031367235">
      <w:marLeft w:val="0"/>
      <w:marRight w:val="0"/>
      <w:marTop w:val="0"/>
      <w:marBottom w:val="0"/>
      <w:divBdr>
        <w:top w:val="none" w:sz="0" w:space="0" w:color="auto"/>
        <w:left w:val="none" w:sz="0" w:space="0" w:color="auto"/>
        <w:bottom w:val="none" w:sz="0" w:space="0" w:color="auto"/>
        <w:right w:val="none" w:sz="0" w:space="0" w:color="auto"/>
      </w:divBdr>
    </w:div>
    <w:div w:id="2036423238">
      <w:marLeft w:val="0"/>
      <w:marRight w:val="0"/>
      <w:marTop w:val="0"/>
      <w:marBottom w:val="0"/>
      <w:divBdr>
        <w:top w:val="none" w:sz="0" w:space="0" w:color="auto"/>
        <w:left w:val="none" w:sz="0" w:space="0" w:color="auto"/>
        <w:bottom w:val="none" w:sz="0" w:space="0" w:color="auto"/>
        <w:right w:val="none" w:sz="0" w:space="0" w:color="auto"/>
      </w:divBdr>
    </w:div>
    <w:div w:id="2039621918">
      <w:marLeft w:val="0"/>
      <w:marRight w:val="0"/>
      <w:marTop w:val="0"/>
      <w:marBottom w:val="0"/>
      <w:divBdr>
        <w:top w:val="none" w:sz="0" w:space="0" w:color="auto"/>
        <w:left w:val="none" w:sz="0" w:space="0" w:color="auto"/>
        <w:bottom w:val="none" w:sz="0" w:space="0" w:color="auto"/>
        <w:right w:val="none" w:sz="0" w:space="0" w:color="auto"/>
      </w:divBdr>
    </w:div>
    <w:div w:id="2044285878">
      <w:marLeft w:val="0"/>
      <w:marRight w:val="0"/>
      <w:marTop w:val="0"/>
      <w:marBottom w:val="0"/>
      <w:divBdr>
        <w:top w:val="none" w:sz="0" w:space="0" w:color="auto"/>
        <w:left w:val="none" w:sz="0" w:space="0" w:color="auto"/>
        <w:bottom w:val="none" w:sz="0" w:space="0" w:color="auto"/>
        <w:right w:val="none" w:sz="0" w:space="0" w:color="auto"/>
      </w:divBdr>
    </w:div>
    <w:div w:id="2051301106">
      <w:marLeft w:val="0"/>
      <w:marRight w:val="0"/>
      <w:marTop w:val="0"/>
      <w:marBottom w:val="0"/>
      <w:divBdr>
        <w:top w:val="none" w:sz="0" w:space="0" w:color="auto"/>
        <w:left w:val="none" w:sz="0" w:space="0" w:color="auto"/>
        <w:bottom w:val="none" w:sz="0" w:space="0" w:color="auto"/>
        <w:right w:val="none" w:sz="0" w:space="0" w:color="auto"/>
      </w:divBdr>
    </w:div>
    <w:div w:id="2061516715">
      <w:marLeft w:val="0"/>
      <w:marRight w:val="0"/>
      <w:marTop w:val="0"/>
      <w:marBottom w:val="0"/>
      <w:divBdr>
        <w:top w:val="none" w:sz="0" w:space="0" w:color="auto"/>
        <w:left w:val="none" w:sz="0" w:space="0" w:color="auto"/>
        <w:bottom w:val="none" w:sz="0" w:space="0" w:color="auto"/>
        <w:right w:val="none" w:sz="0" w:space="0" w:color="auto"/>
      </w:divBdr>
    </w:div>
    <w:div w:id="2065446990">
      <w:marLeft w:val="0"/>
      <w:marRight w:val="0"/>
      <w:marTop w:val="0"/>
      <w:marBottom w:val="0"/>
      <w:divBdr>
        <w:top w:val="none" w:sz="0" w:space="0" w:color="auto"/>
        <w:left w:val="none" w:sz="0" w:space="0" w:color="auto"/>
        <w:bottom w:val="none" w:sz="0" w:space="0" w:color="auto"/>
        <w:right w:val="none" w:sz="0" w:space="0" w:color="auto"/>
      </w:divBdr>
    </w:div>
    <w:div w:id="2071029117">
      <w:marLeft w:val="0"/>
      <w:marRight w:val="0"/>
      <w:marTop w:val="0"/>
      <w:marBottom w:val="0"/>
      <w:divBdr>
        <w:top w:val="none" w:sz="0" w:space="0" w:color="auto"/>
        <w:left w:val="none" w:sz="0" w:space="0" w:color="auto"/>
        <w:bottom w:val="none" w:sz="0" w:space="0" w:color="auto"/>
        <w:right w:val="none" w:sz="0" w:space="0" w:color="auto"/>
      </w:divBdr>
    </w:div>
    <w:div w:id="2071148149">
      <w:marLeft w:val="0"/>
      <w:marRight w:val="0"/>
      <w:marTop w:val="0"/>
      <w:marBottom w:val="0"/>
      <w:divBdr>
        <w:top w:val="none" w:sz="0" w:space="0" w:color="auto"/>
        <w:left w:val="none" w:sz="0" w:space="0" w:color="auto"/>
        <w:bottom w:val="none" w:sz="0" w:space="0" w:color="auto"/>
        <w:right w:val="none" w:sz="0" w:space="0" w:color="auto"/>
      </w:divBdr>
    </w:div>
    <w:div w:id="2082091725">
      <w:marLeft w:val="0"/>
      <w:marRight w:val="0"/>
      <w:marTop w:val="0"/>
      <w:marBottom w:val="0"/>
      <w:divBdr>
        <w:top w:val="none" w:sz="0" w:space="0" w:color="auto"/>
        <w:left w:val="none" w:sz="0" w:space="0" w:color="auto"/>
        <w:bottom w:val="none" w:sz="0" w:space="0" w:color="auto"/>
        <w:right w:val="none" w:sz="0" w:space="0" w:color="auto"/>
      </w:divBdr>
    </w:div>
    <w:div w:id="2087418180">
      <w:marLeft w:val="0"/>
      <w:marRight w:val="0"/>
      <w:marTop w:val="0"/>
      <w:marBottom w:val="0"/>
      <w:divBdr>
        <w:top w:val="none" w:sz="0" w:space="0" w:color="auto"/>
        <w:left w:val="none" w:sz="0" w:space="0" w:color="auto"/>
        <w:bottom w:val="none" w:sz="0" w:space="0" w:color="auto"/>
        <w:right w:val="none" w:sz="0" w:space="0" w:color="auto"/>
      </w:divBdr>
    </w:div>
    <w:div w:id="2092310418">
      <w:marLeft w:val="0"/>
      <w:marRight w:val="0"/>
      <w:marTop w:val="0"/>
      <w:marBottom w:val="0"/>
      <w:divBdr>
        <w:top w:val="none" w:sz="0" w:space="0" w:color="auto"/>
        <w:left w:val="none" w:sz="0" w:space="0" w:color="auto"/>
        <w:bottom w:val="none" w:sz="0" w:space="0" w:color="auto"/>
        <w:right w:val="none" w:sz="0" w:space="0" w:color="auto"/>
      </w:divBdr>
    </w:div>
    <w:div w:id="2129741553">
      <w:marLeft w:val="0"/>
      <w:marRight w:val="0"/>
      <w:marTop w:val="0"/>
      <w:marBottom w:val="0"/>
      <w:divBdr>
        <w:top w:val="none" w:sz="0" w:space="0" w:color="auto"/>
        <w:left w:val="none" w:sz="0" w:space="0" w:color="auto"/>
        <w:bottom w:val="none" w:sz="0" w:space="0" w:color="auto"/>
        <w:right w:val="none" w:sz="0" w:space="0" w:color="auto"/>
      </w:divBdr>
    </w:div>
    <w:div w:id="2131825039">
      <w:marLeft w:val="0"/>
      <w:marRight w:val="0"/>
      <w:marTop w:val="0"/>
      <w:marBottom w:val="0"/>
      <w:divBdr>
        <w:top w:val="none" w:sz="0" w:space="0" w:color="auto"/>
        <w:left w:val="none" w:sz="0" w:space="0" w:color="auto"/>
        <w:bottom w:val="none" w:sz="0" w:space="0" w:color="auto"/>
        <w:right w:val="none" w:sz="0" w:space="0" w:color="auto"/>
      </w:divBdr>
    </w:div>
    <w:div w:id="21324352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8360-3274" TargetMode="External"/><Relationship Id="rId13" Type="http://schemas.microsoft.com/office/2018/08/relationships/commentsExtensible" Target="commentsExtensible.xml"/><Relationship Id="rId18" Type="http://schemas.openxmlformats.org/officeDocument/2006/relationships/hyperlink" Target="https://github.com/muhammadsalek/BDHS-Unmet-Need-Analysis/blob/main/README.m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dhsprogram.com/dat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4.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3.tif"/><Relationship Id="rId4" Type="http://schemas.openxmlformats.org/officeDocument/2006/relationships/settings" Target="settings.xml"/><Relationship Id="rId9" Type="http://schemas.openxmlformats.org/officeDocument/2006/relationships/hyperlink" Target="https://orcid.org/0009-0005-5973-461X" TargetMode="External"/><Relationship Id="rId14" Type="http://schemas.openxmlformats.org/officeDocument/2006/relationships/image" Target="media/image1.tiff"/><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BDHS/Unmeet%20need/Descriptive%20studys/Figures/VBA%20Plo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Sheet2!$B$1</c:f>
              <c:strCache>
                <c:ptCount val="1"/>
                <c:pt idx="0">
                  <c:v>Prevalence</c:v>
                </c:pt>
              </c:strCache>
            </c:strRef>
          </c:tx>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c:spPr>
          <c:dPt>
            <c:idx val="0"/>
            <c:bubble3D val="0"/>
            <c:spPr>
              <a:pattFill prst="plaid">
                <a:fgClr>
                  <a:srgbClr val="00B050"/>
                </a:fgClr>
                <a:bgClr>
                  <a:schemeClr val="bg1"/>
                </a:bgClr>
              </a:patt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0D57-4C97-9373-78506DBEA2EC}"/>
              </c:ext>
            </c:extLst>
          </c:dPt>
          <c:dPt>
            <c:idx val="1"/>
            <c:bubble3D val="0"/>
            <c:explosion val="6"/>
            <c:spPr>
              <a:pattFill prst="lgGrid">
                <a:fgClr>
                  <a:srgbClr val="00B0F0"/>
                </a:fgClr>
                <a:bgClr>
                  <a:schemeClr val="bg1"/>
                </a:bgClr>
              </a:patt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0D57-4C97-9373-78506DBEA2EC}"/>
              </c:ext>
            </c:extLst>
          </c:dPt>
          <c:dLbls>
            <c:dLbl>
              <c:idx val="0"/>
              <c:spPr>
                <a:solidFill>
                  <a:schemeClr val="accent2">
                    <a:lumMod val="20000"/>
                    <a:lumOff val="80000"/>
                  </a:schemeClr>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1-0D57-4C97-9373-78506DBEA2EC}"/>
                </c:ext>
              </c:extLst>
            </c:dLbl>
            <c:dLbl>
              <c:idx val="1"/>
              <c:spPr>
                <a:solidFill>
                  <a:srgbClr val="FFFF00"/>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3-0D57-4C97-9373-78506DBEA2EC}"/>
                </c:ext>
              </c:extLst>
            </c:dLbl>
            <c:spPr>
              <a:solidFill>
                <a:srgbClr val="FFFF00"/>
              </a:solidFill>
            </c:spPr>
            <c:dLblPos val="in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Sheet2!$A$2:$A$3</c:f>
              <c:strCache>
                <c:ptCount val="2"/>
                <c:pt idx="0">
                  <c:v>No unmet need (intended pregnancy)</c:v>
                </c:pt>
                <c:pt idx="1">
                  <c:v>Yes – unmet need (unwanted)</c:v>
                </c:pt>
              </c:strCache>
            </c:strRef>
          </c:cat>
          <c:val>
            <c:numRef>
              <c:f>Sheet2!$B$2:$B$3</c:f>
              <c:numCache>
                <c:formatCode>0.00%</c:formatCode>
                <c:ptCount val="2"/>
                <c:pt idx="0">
                  <c:v>5.8999999999999999E-3</c:v>
                </c:pt>
                <c:pt idx="1">
                  <c:v>4.1000000000000003E-3</c:v>
                </c:pt>
              </c:numCache>
            </c:numRef>
          </c:val>
          <c:extLst>
            <c:ext xmlns:c16="http://schemas.microsoft.com/office/drawing/2014/chart" uri="{C3380CC4-5D6E-409C-BE32-E72D297353CC}">
              <c16:uniqueId val="{00000004-0D57-4C97-9373-78506DBEA2EC}"/>
            </c:ext>
          </c:extLst>
        </c:ser>
        <c:dLbls>
          <c:dLblPos val="in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scene3d>
      <a:camera prst="orthographicFront"/>
      <a:lightRig rig="threePt" dir="t"/>
    </a:scene3d>
    <a:sp3d>
      <a:bevelB prst="angle"/>
    </a:sp3d>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6D92533-98BB-4342-850E-ED0A4E39DC0B}"/>
      </w:docPartPr>
      <w:docPartBody>
        <w:p w:rsidR="0005038A" w:rsidRDefault="00DD15F4">
          <w:r w:rsidRPr="00845C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F4"/>
    <w:rsid w:val="0005038A"/>
    <w:rsid w:val="00060134"/>
    <w:rsid w:val="000D0444"/>
    <w:rsid w:val="00143987"/>
    <w:rsid w:val="001B1C20"/>
    <w:rsid w:val="0023493A"/>
    <w:rsid w:val="00253538"/>
    <w:rsid w:val="0026548A"/>
    <w:rsid w:val="002D69B8"/>
    <w:rsid w:val="002F509E"/>
    <w:rsid w:val="00385FDD"/>
    <w:rsid w:val="004B1328"/>
    <w:rsid w:val="004E14D7"/>
    <w:rsid w:val="00537243"/>
    <w:rsid w:val="005402B8"/>
    <w:rsid w:val="00572380"/>
    <w:rsid w:val="00663E81"/>
    <w:rsid w:val="0069518D"/>
    <w:rsid w:val="006E6944"/>
    <w:rsid w:val="00880C72"/>
    <w:rsid w:val="008A6260"/>
    <w:rsid w:val="009355DC"/>
    <w:rsid w:val="009E1C3A"/>
    <w:rsid w:val="00A21109"/>
    <w:rsid w:val="00A76E37"/>
    <w:rsid w:val="00A93E4A"/>
    <w:rsid w:val="00AA5A5B"/>
    <w:rsid w:val="00AF64BD"/>
    <w:rsid w:val="00B6686E"/>
    <w:rsid w:val="00BC0DFD"/>
    <w:rsid w:val="00C90ABC"/>
    <w:rsid w:val="00CC5D1E"/>
    <w:rsid w:val="00D072E6"/>
    <w:rsid w:val="00D33E77"/>
    <w:rsid w:val="00D9667B"/>
    <w:rsid w:val="00DD15F4"/>
    <w:rsid w:val="00DE438D"/>
    <w:rsid w:val="00E22BD2"/>
    <w:rsid w:val="00EF3D1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15F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70824F-2A56-48B4-8215-253081F2D5D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981762757"/>
    <we:property name="MENDELEY_CITATIONS" value="[{&quot;citationID&quot;:&quot;MENDELEY_CITATION_470bea2c-2c31-4999-bd24-6cf3d537ae8e&quot;,&quot;properties&quot;:{&quot;noteIndex&quot;:0},&quot;isEdited&quot;:false,&quot;manualOverride&quot;:{&quot;isManuallyOverridden&quot;:false,&quot;citeprocText&quot;:&quot;[1]&quot;,&quot;manualOverrideText&quot;:&quot;&quot;},&quot;citationTag&quot;:&quot;MENDELEY_CITATION_v3_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&quot;,&quot;citationItems&quot;:[{&quot;id&quot;:&quot;a75630f5-8bca-3d58-add3-bdd06664db53&quot;,&quot;itemData&quot;:{&quot;type&quot;:&quot;article-journal&quot;,&quot;id&quot;:&quot;a75630f5-8bca-3d58-add3-bdd06664db53&quot;,&quot;title&quot;:&quot;Techno-economic feasibility and sensitivity analysis of stand-alone hybrid renewable energy system: a case study at university campus in Bangladesh&quot;,&quot;author&quot;:[{&quot;family&quot;:&quot;Nazir&quot;,&quot;given&quot;:&quot;Kazi&quot;,&quot;parse-names&quot;:false,&quot;dropping-particle&quot;:&quot;&quot;,&quot;non-dropping-particle&quot;:&quot;&quot;},{&quot;family&quot;:&quot;Nobi Siam&quot;,&quot;given&quot;:&quot;Md Masudun&quot;,&quot;parse-names&quot;:false,&quot;dropping-particle&quot;:&quot;&quot;,&quot;non-dropping-particle&quot;:&quot;&quot;},{&quot;family&quot;:&quot;Islam&quot;,&quot;given&quot;:&quot;A.T.M. Saiful&quot;,&quot;parse-names&quot;:false,&quot;dropping-particle&quot;:&quot;&quot;,&quot;non-dropping-particle&quot;:&quot;&quot;}],&quot;container-title&quot;:&quot;Energy Conversion and Management: X&quot;,&quot;DOI&quot;:&quot;10.1016/j.ecmx.2025.101514&quot;,&quot;ISSN&quot;:&quot;25901745&quot;,&quot;issued&quot;:{&quot;date-parts&quot;:[[2026,1]]},&quot;page&quot;:&quot;101514&quot;,&quot;publisher&quot;:&quot;Elsevier BV&quot;,&quot;volume&quot;:&quot;29&quot;,&quot;container-title-short&quot;:&quot;&quot;},&quot;isTemporary&quot;:false}]},{&quot;citationID&quot;:&quot;MENDELEY_CITATION_9bee9036-497d-4d61-9ce9-b36ffa5fedf4&quot;,&quot;properties&quot;:{&quot;noteIndex&quot;:0},&quot;isEdited&quot;:false,&quot;manualOverride&quot;:{&quot;isManuallyOverridden&quot;:false,&quot;citeprocText&quot;:&quot;[2]&quot;,&quot;manualOverrideText&quot;:&quot;&quot;},&quot;citationTag&quot;:&quot;MENDELEY_CITATION_v3_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&quot;,&quot;citationItems&quot;:[{&quot;id&quot;:&quot;e2bb45bc-a7dd-30a7-92cb-da4cc25450f6&quot;,&quot;itemData&quot;:{&quot;type&quot;:&quot;article-journal&quot;,&quot;id&quot;:&quot;e2bb45bc-a7dd-30a7-92cb-da4cc25450f6&quot;,&quot;title&quot;:&quot;Family planning and maternal mortality&quot;,&quot;author&quot;:[{&quot;family&quot;:&quot;Li&quot;,&quot;given&quot;:&quot;Lucia Y.&quot;,&quot;parse-names&quot;:false,&quot;dropping-particle&quot;:&quot;&quot;,&quot;non-dropping-particle&quot;:&quot;&quot;},{&quot;family&quot;:&quot;Peipert&quot;,&quot;given&quot;:&quot;Jeffrey F.&quot;,&quot;parse-names&quot;:false,&quot;dropping-particle&quot;:&quot;&quot;,&quot;non-dropping-particle&quot;:&quot;&quot;}],&quot;container-title&quot;:&quot;American Journal of Obstetrics and Gynecology&quot;,&quot;container-title-short&quot;:&quot;Am. J. Obstet. Gynecol.&quot;,&quot;accessed&quot;:{&quot;date-parts&quot;:[[2026,5,27]]},&quot;DOI&quot;:&quot;10.1016/J.AJOG.2026.01.019&quot;,&quot;ISSN&quot;:&quot;0002-9378&quot;,&quot;PMID&quot;:&quot;41580109&quot;,&quot;URL&quot;:&quot;https://www.sciencedirect.com/science/article/abs/pii/S0002937826000268&quot;,&quot;issued&quot;:{&quot;date-parts&quot;:[[2026,1,22]]},&quot;abstract&quot;:&quot;Maternal mortality is an important public health concern that has gained increasing attention since the late 20th and early 21st centuries. Though low- and middle-resource countries are impacted most disparately by maternal mortality burden, the United States holds the highest maternal mortality ratio among similarly high-resource countries. As global health initiatives decreased the worldwide maternal mortality ratio, the United States experienced an increase in maternal mortality ratio in the same timeframe. Though the cause of this increase is multifactorial, a likely contributor may be limited access to family planning in the United States, which has one of the highest rates of unintended pregnancy among similar-resource countries. This review assesses medical literature to characterize the association between family planning and maternal mortality, as well as summarize common etiologies identified among studies to explain this relationship. We additionally found that, while access to family planning programs is associated with a decrease in maternal mortality, few studies completed in the United States unique health and political environment provide clear empirical evidence of maternal mortality burden reduction associated with family planning. A deeper understanding of the impact of family planning in the United States will be of interest to stakeholders and policymakers in the effort to decrease adverse maternal health outcomes.&quot;,&quot;publisher&quot;:&quot;Mosby&quot;},&quot;isTemporary&quot;:false}]},{&quot;citationID&quot;:&quot;MENDELEY_CITATION_a2700893-fa87-4c95-a1d8-d1e13b561b9c&quot;,&quot;properties&quot;:{&quot;noteIndex&quot;:0},&quot;isEdited&quot;:false,&quot;manualOverride&quot;:{&quot;isManuallyOverridden&quot;:false,&quot;citeprocText&quot;:&quot;[3]&quot;,&quot;manualOverrideText&quot;:&quot;&quot;},&quot;citationTag&quot;:&quot;MENDELEY_CITATION_v3_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&quot;,&quot;citationItems&quot;:[{&quot;id&quot;:&quot;876b5f4d-4354-3727-8325-dbcaf7618e4c&quot;,&quot;itemData&quot;:{&quot;type&quot;:&quot;report&quot;,&quot;id&quot;:&quot;876b5f4d-4354-3727-8325-dbcaf7618e4c&quot;,&quot;title&quot;:&quot;Adding It Up: Costs and Benefits of Contraceptive Services Estimates for 2012&quot;,&quot;author&quot;:[{&quot;family&quot;:&quot;Singh&quot;,&quot;given&quot;:&quot;Susheela&quot;,&quot;parse-names&quot;:false,&quot;dropping-particle&quot;:&quot;&quot;,&quot;non-dropping-particle&quot;:&quot;&quot;},{&quot;family&quot;:&quot;Darroch&quot;,&quot;given&quot;:&quot;Jacqueline E&quot;,&quot;parse-names&quot;:false,&quot;dropping-particle&quot;:&quot;&quot;,&quot;non-dropping-particle&quot;:&quot;&quot;}],&quot;URL&quot;:&quot;www.guttmacher.org&quot;,&quot;issued&quot;:{&quot;date-parts&quot;:[[2012]]},&quot;container-title-short&quot;:&quot;&quot;},&quot;isTemporary&quot;:false}]},{&quot;citationID&quot;:&quot;MENDELEY_CITATION_a593f99a-5e33-463c-b3ee-476df3169516&quot;,&quot;properties&quot;:{&quot;noteIndex&quot;:0},&quot;isEdited&quot;:false,&quot;manualOverride&quot;:{&quot;isManuallyOverridden&quot;:false,&quot;citeprocText&quot;:&quot;[4, 5]&quot;,&quot;manualOverrideText&quot;:&quot;&quot;},&quot;citationTag&quot;:&quot;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&quot;,&quot;citationItems&quot;:[{&quot;id&quot;:&quot;44c03ac6-81c1-3d5a-9656-8f429ce36746&quot;,&quot;itemData&quot;:{&quot;type&quot;:&quot;report&quot;,&quot;id&quot;:&quot;44c03ac6-81c1-3d5a-9656-8f429ce36746&quot;,&quot;title&quot;:&quot;Unmet Need for Contraception in Developing Countries: Examining Women's Reasons for Not Using a Method&quot;,&quot;author&quot;:[{&quot;family&quot;:&quot;Sedgh&quot;,&quot;given&quot;:&quot;Gilda&quot;,&quot;parse-names&quot;:false,&quot;dropping-particle&quot;:&quot;&quot;,&quot;non-dropping-particle&quot;:&quot;&quot;},{&quot;family&quot;:&quot;Ashford&quot;,&quot;given&quot;:&quot;Lori S&quot;,&quot;parse-names&quot;:false,&quot;dropping-particle&quot;:&quot;&quot;,&quot;non-dropping-particle&quot;:&quot;&quot;},{&quot;family&quot;:&quot;Hussain&quot;,&quot;given&quot;:&quot;Rubina&quot;,&quot;parse-names&quot;:false,&quot;dropping-particle&quot;:&quot;&quot;,&quot;non-dropping-particle&quot;:&quot;&quot;}],&quot;URL&quot;:&quot;http://www.guttmacher.&quot;,&quot;issued&quot;:{&quot;date-parts&quot;:[[2016]]},&quot;abstract&quot;:&quot;n Demographic and Health Surveys in 52 countries between 2005 and 2014 reveal the most common reasons that married women cite for not using contraception despite wanting to avoid a pregnancy. Twenty-six percent of these women cite concerns about contraceptive side effects and health risks; 24% say that they have sex infrequently or not at all; 23% say that they or others close to them oppose contraception; and 20% report that they are breast-feeding and/or haven't resumed menstruation after a birth. n In the majority of countries, married women who cite concerns about contraceptive side effects and health risks are more likely to have used a method in the past than are women who cite other reasons for nonuse. n Married women who cite infrequent sex as a reason for nonuse are less likely to have had sexual intercourse in the three months preceding the survey than peers who cite other reasons for nonuse. n Married women who cite opposition to family planning are less likely to have ever used any method than women who cite other reasons for nonuse. Thus, some, but not all, women might experience opposition that precludes trying a method at all. n Among sexually active never-married women wanting to avoid pregnancy, the most common reason cited for not using contraception is infrequent sex (49%), followed by not being married (29%) and concerns about contraceptive side effects (19%). n Women with unmet need for contraception rarely say that they are unaware of contraception, that they do not have access to a source of supply, or that it costs too much. The countries where more than 10% of women cite any of these reasons are in West and Middle Africa. n Compared with earlier studies on women's reasons for not using contraception, larger proportions of women now cite side effects and infrequent sex as reasons for nonuse. n Contraceptive services should place priority on improving the information and counseling they provide and the range of methods they offer. All sexually active women, whether married or not, need information about their risk of becoming pregnant and about the choices of methods that could meet their needs.&quot;,&quot;container-title-short&quot;:&quot;&quot;},&quot;isTemporary&quot;:false},{&quot;id&quot;:&quot;be375ef4-19ba-3473-8fd5-60debffabeba&quot;,&quot;itemData&quot;:{&quot;type&quot;:&quot;article-journal&quot;,&quot;id&quot;:&quot;be375ef4-19ba-3473-8fd5-60debffabeba&quot;,&quot;title&quot;:&quot;Modern contraceptive use, unmet need, and demand satisfied among women of reproductive age who are married or in a union in the focus countries of the Family Planning 2020 initiative: a systematic analysis using the Family Planning Estimation Tool&quot;,&quot;author&quot;:[{&quot;family&quot;:&quot;Cahill&quot;,&quot;given&quot;:&quot;Niamh&quot;,&quot;parse-names&quot;:false,&quot;dropping-particle&quot;:&quot;&quot;,&quot;non-dropping-particle&quot;:&quot;&quot;},{&quot;family&quot;:&quot;Sonneveldt&quot;,&quot;given&quot;:&quot;Emily&quot;,&quot;parse-names&quot;:false,&quot;dropping-particle&quot;:&quot;&quot;,&quot;non-dropping-particle&quot;:&quot;&quot;},{&quot;family&quot;:&quot;Stover&quot;,&quot;given&quot;:&quot;John&quot;,&quot;parse-names&quot;:false,&quot;dropping-particle&quot;:&quot;&quot;,&quot;non-dropping-particle&quot;:&quot;&quot;},{&quot;family&quot;:&quot;Weinberger&quot;,&quot;given&quot;:&quot;Michelle&quot;,&quot;parse-names&quot;:false,&quot;dropping-particle&quot;:&quot;&quot;,&quot;non-dropping-particle&quot;:&quot;&quot;},{&quot;family&quot;:&quot;Williamson&quot;,&quot;given&quot;:&quot;Jessica&quot;,&quot;parse-names&quot;:false,&quot;dropping-particle&quot;:&quot;&quot;,&quot;non-dropping-particle&quot;:&quot;&quot;},{&quot;family&quot;:&quot;Wei&quot;,&quot;given&quot;:&quot;Chuchu&quot;,&quot;parse-names&quot;:false,&quot;dropping-particle&quot;:&quot;&quot;,&quot;non-dropping-particle&quot;:&quot;&quot;},{&quot;family&quot;:&quot;Brown&quot;,&quot;given&quot;:&quot;Win&quot;,&quot;parse-names&quot;:false,&quot;dropping-particle&quot;:&quot;&quot;,&quot;non-dropping-particle&quot;:&quot;&quot;},{&quot;family&quot;:&quot;Alkema&quot;,&quot;given&quot;:&quot;Leontine&quot;,&quot;parse-names&quot;:false,&quot;dropping-particle&quot;:&quot;&quot;,&quot;non-dropping-particle&quot;:&quot;&quot;}],&quot;container-title&quot;:&quot;The Lancet&quot;,&quot;DOI&quot;:&quot;10.1016/S0140-6736(17)33104-5&quot;,&quot;ISSN&quot;:&quot;1474547X&quot;,&quot;PMID&quot;:&quot;29217374&quot;,&quot;issued&quot;:{&quot;date-parts&quot;:[[2018,3,3]]},&quot;page&quot;:&quot;870-882&quot;,&quot;abstract&quot;:&quot;Background: The London Summit on Family Planning in 2012 inspired the Family Planning 2020 (FP2020) initiative and the 120×20 goal of having an additional 120 million women and adolescent girls become users of modern contraceptives in 69 of the world's poorest countries by the year 2020. Working towards achieving 120 × 20 is crucial for ultimately achieving the Sustainable Development Goals of universal access and satisfying demand for reproductive health. Thus, a performance assessment is required to determine countries' progress. Methods: An updated version of the Family Planning Estimation Tool (FPET) was used to construct estimates and projections of the modern contraceptive prevalence rate (mCPR), unmet need for, and demand satisfied with modern methods of contraception among women of reproductive age who are married or in a union in the focus countries of the FP2020 initiative. We assessed current levels of family planning indicators and changes between 2012 and 2017. A counterfactual analysis was used to assess if recent levels of mCPR exceeded pre-FP2020 expectations. Findings: In 2017, the mCPR among women of reproductive age who are married or in a union in the FP2020 focus countries was 45·7% (95% uncertainty interval [UI] 42·4–49·1), unmet need for modern methods was 21·6% (19·7–23·9), and the demand satisfied with modern methods was 67·9% (64·4–71·1). Between 2012 and 2017 the number of women of reproductive age who are married or in a union who use modern methods increased by 28·8 million (95% UI 5·8–52·5). At the regional level, Asia has seen the mCPR among women of reproductive age who are married or in a union grow from 51·0% (95% UI 48·5–53·4) to 51·8% (47·3–56·5) between 2012 and 2017, which is slow growth, particularly when compared with a change from 23·9% (22·9–25·0) to 28·5% (26·8–30·2) across Africa. At the country level, based on a counterfactual analysis, we found that 61% of the countries that have made a commitment to FP2020 exceeded pre-FP2020 expectations for modern contraceptive use. Country success stories include rapid increases in Kenya, Mozambique, Malawi, Lesotho, Sierra Leone, Liberia, and Chad relative to what was expected in 2012. Interpretation: Whereas the estimate of additional users up to 2017 for women of reproductive age who are married or in a union would suggest that the 120 × 20 goal for all women is overly ambitious, the aggregate outcomes mask the diversity in progress at the country level. We identified countries with accelerated progress, that provide inspiration and guidance on how to increase the use of family planning and inform future efforts, especially in countries where progress has been poor. Funding: The Bill &amp; Melinda Gates Foundation, through grant support to the University of Massachusetts Amherst and Avenir Health.&quot;,&quot;publisher&quot;:&quot;Lancet Publishing Group&quot;,&quot;issue&quot;:&quot;10123&quot;,&quot;volume&quot;:&quot;391&quot;,&quot;container-title-short&quot;:&quot;&quot;},&quot;isTemporary&quot;:false}]},{&quot;citationID&quot;:&quot;MENDELEY_CITATION_d658978d-e0ec-464c-b9f2-746362423ac4&quot;,&quot;properties&quot;:{&quot;noteIndex&quot;:0},&quot;isEdited&quot;:false,&quot;manualOverride&quot;:{&quot;isManuallyOverridden&quot;:false,&quot;citeprocText&quot;:&quot;[6]&quot;,&quot;manualOverrideText&quot;:&quot;&quot;},&quot;citationTag&quot;:&quot;MENDELEY_CITATION_v3_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&quot;,&quot;citationItems&quot;:[{&quot;id&quot;:&quot;603dd0f7-8b3c-37cc-b4ec-832a12405e2a&quot;,&quot;itemData&quot;:{&quot;type&quot;:&quot;report&quot;,&quot;id&quot;:&quot;603dd0f7-8b3c-37cc-b4ec-832a12405e2a&quot;,&quot;title&quot;:&quot;Adding It Up: The Costs and Benefits of Investing in Family Planning and Maternal and Newborn Health&quot;,&quot;author&quot;:[{&quot;family&quot;:&quot;Singh&quot;,&quot;given&quot;:&quot;Susheela&quot;,&quot;parse-names&quot;:false,&quot;dropping-particle&quot;:&quot;&quot;,&quot;non-dropping-particle&quot;:&quot;&quot;},{&quot;family&quot;:&quot;Darroch&quot;,&quot;given&quot;:&quot;Jacqueline E&quot;,&quot;parse-names&quot;:false,&quot;dropping-particle&quot;:&quot;&quot;,&quot;non-dropping-particle&quot;:&quot;&quot;},{&quot;family&quot;:&quot;Ashford&quot;,&quot;given&quot;:&quot;Lori S&quot;,&quot;parse-names&quot;:false,&quot;dropping-particle&quot;:&quot;&quot;,&quot;non-dropping-particle&quot;:&quot;&quot;},{&quot;family&quot;:&quot;Vlassoff&quot;,&quot;given&quot;:&quot;Michael&quot;,&quot;parse-names&quot;:false,&quot;dropping-particle&quot;:&quot;&quot;,&quot;non-dropping-particle&quot;:&quot;&quot;}],&quot;container-title-short&quot;:&quot;&quot;},&quot;isTemporary&quot;:false}]},{&quot;citationID&quot;:&quot;MENDELEY_CITATION_3595777a-57e4-4ddd-891e-6d5742b2c787&quot;,&quot;properties&quot;:{&quot;noteIndex&quot;:0},&quot;isEdited&quot;:false,&quot;manualOverride&quot;:{&quot;isManuallyOverridden&quot;:false,&quot;citeprocText&quot;:&quot;[7]&quot;,&quot;manualOverrideText&quot;:&quot;&quot;},&quot;citationTag&quot;:&quot;MENDELEY_CITATION_v3_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&quot;,&quot;citationItems&quot;:[{&quot;id&quot;:&quot;fe41abdb-2dd8-31e6-af08-f44ea33e91f3&quot;,&quot;itemData&quot;:{&quot;type&quot;:&quot;webpage&quot;,&quot;id&quot;:&quot;fe41abdb-2dd8-31e6-af08-f44ea33e91f3&quot;,&quot;title&quot;:&quot; The Faces of Unmet Need for Family Planning&quot;,&quot;author&quot;:[{&quot;family&quot;:&quot;PRB&quot;,&quot;given&quot;:&quot;&quot;,&quot;parse-names&quot;:false,&quot;dropping-particle&quot;:&quot;&quot;,&quot;non-dropping-particle&quot;:&quot;&quot;}],&quot;issued&quot;:{&quot;date-parts&quot;:[[2012,7,12]]},&quot;container-title-short&quot;:&quot;&quot;},&quot;isTemporary&quot;:false}]},{&quot;citationID&quot;:&quot;MENDELEY_CITATION_ed965fab-64ba-46f1-acc9-b043b4c81df9&quot;,&quot;properties&quot;:{&quot;noteIndex&quot;:0},&quot;isEdited&quot;:false,&quot;manualOverride&quot;:{&quot;isManuallyOverridden&quot;:false,&quot;citeprocText&quot;:&quot;[8]&quot;,&quot;manualOverrideText&quot;:&quot;&quot;},&quot;citationTag&quot;:&quot;MENDELEY_CITATION_v3_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&quot;,&quot;citationItems&quot;:[{&quot;id&quot;:&quot;49db4328-1701-3ea6-b280-3a0518b4a5bd&quot;,&quot;itemData&quot;:{&quot;type&quot;:&quot;article-journal&quot;,&quot;id&quot;:&quot;49db4328-1701-3ea6-b280-3a0518b4a5bd&quot;,&quot;title&quot;:&quot;Prevalence and determinants of contraceptive method use among Bangladeshi women of reproductive age: a multilevel multinomial analysis&quot;,&quot;author&quot;:[{&quot;family&quot;:&quot;Kundu&quot;,&quot;given&quot;:&quot;Satyajit&quot;,&quot;parse-names&quot;:false,&quot;dropping-particle&quot;:&quot;&quot;,&quot;non-dropping-particle&quot;:&quot;&quot;},{&quot;family&quot;:&quot;Kundu&quot;,&quot;given&quot;:&quot;Subarna&quot;,&quot;parse-names&quot;:false,&quot;dropping-particle&quot;:&quot;&quot;,&quot;non-dropping-particle&quot;:&quot;&quot;},{&quot;family&quot;:&quot;Rahman&quot;,&quot;given&quot;:&quot;Md Ashfikur&quot;,&quot;parse-names&quot;:false,&quot;dropping-particle&quot;:&quot;&quot;,&quot;non-dropping-particle&quot;:&quot;&quot;},{&quot;family&quot;:&quot;Kabir&quot;,&quot;given&quot;:&quot;Humayun&quot;,&quot;parse-names&quot;:false,&quot;dropping-particle&quot;:&quot;&quot;,&quot;non-dropping-particle&quot;:&quot;&quot;},{&quot;family&quot;:&quot;Banna&quot;,&quot;given&quot;:&quot;Md Hasan&quot;,&quot;parse-names&quot;:false,&quot;dropping-particle&quot;:&quot;&quot;,&quot;non-dropping-particle&quot;:&quot;Al&quot;},{&quot;family&quot;:&quot;Basu&quot;,&quot;given&quot;:&quot;Saurav&quot;,&quot;parse-names&quot;:false,&quot;dropping-particle&quot;:&quot;&quot;,&quot;non-dropping-particle&quot;:&quot;&quot;},{&quot;family&quot;:&quot;Reza&quot;,&quot;given&quot;:&quot;Hasan Mahmud&quot;,&quot;parse-names&quot;:false,&quot;dropping-particle&quot;:&quot;&quot;,&quot;non-dropping-particle&quot;:&quot;&quot;},{&quot;family&quot;:&quot;Hossain&quot;,&quot;given&quot;:&quot;Ahmed&quot;,&quot;parse-names&quot;:false,&quot;dropping-particle&quot;:&quot;&quot;,&quot;non-dropping-particle&quot;:&quot;&quot;}],&quot;container-title&quot;:&quot;BMC Public Health&quot;,&quot;container-title-short&quot;:&quot;BMC Public Health&quot;,&quot;DOI&quot;:&quot;10.1186/s12889-022-14857-4&quot;,&quot;ISSN&quot;:&quot;14712458&quot;,&quot;PMID&quot;:&quot;36526989&quot;,&quot;issued&quot;:{&quot;date-parts&quot;:[[2022,12,1]]},&quot;abstract&quot;:&quot;Background: Much scholarly debate has centered on Bangladesh's family planning program (FPP) in lowering the country's fertility rate. This study aimed to investigate the prevalence of using modern and traditional contraceptive methods and to determine the factors that explain the contraceptive methods use. Methods: The study used data from the 2017–18 Bangladesh Demographic and Health Survey (BDHS), which included 11,452 (weighted) women aged 15–49 years in the analysis. Multilevel multinomial logistic regression was used to identify the factors associated with the contraceptive method use. Results: The prevalence of using modern contraceptive methods was 72.16%, while 14.58% of women used traditional methods in Bangladesh. In comparison to women in the 15–24 years age group, older women (35–49 years) were more unwilling to use modern contraceptive methods (RRR: 0.28, 95% CI: 0.21–0.37). Women who had at least a living child were more likely to use both traditional and modern contraceptive methods (RRR: 4.37, 95% CI: 3.12–6.11). Similarly, given birth in the previous 5 years influenced women 2.41 times more to use modern method compared to those who had not given birth (RRR: 2.41, 95% CI: 1.65–3.52). Husbands'/partners’ decision for using/not using contraception were positively associated with the use of both traditional (RRR: 4.49, 95% CI: 3.04–6.63) and modern methods (RRR: 3.01, 95% CI: 2.15–4.17) rather than using no method. This study suggests rural participants were 21% less likely to utilize modern methods than urban participants (RRR: 0.79, 95% CI: 0.67–0.94). Conclusion: Bangladesh remains a focus for contraceptive use, as it is one of the most populous countries in South Asia. To lower the fertility rate, policymakers may design interventions to improve awareness especially targeting uneducated, and rural reproductive women in Bangladesh. The study also highlights the importance of male partners’ decision-making regarding women's contraceptive use.&quot;,&quot;publisher&quot;:&quot;BioMed Central Ltd&quot;,&quot;issue&quot;:&quot;1&quot;,&quot;volume&quot;:&quot;22&quot;},&quot;isTemporary&quot;:false}]},{&quot;citationID&quot;:&quot;MENDELEY_CITATION_ff0d38a3-4b38-4fca-91d2-a5553e9ed3fe&quot;,&quot;properties&quot;:{&quot;noteIndex&quot;:0},&quot;isEdited&quot;:false,&quot;manualOverride&quot;:{&quot;isManuallyOverridden&quot;:false,&quot;citeprocText&quot;:&quot;[9]&quot;,&quot;manualOverrideText&quot;:&quot;&quot;},&quot;citationTag&quot;:&quot;MENDELEY_CITATION_v3_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&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a3b28d9b-47f3-4430-9815-770b702a0e4f&quot;,&quot;properties&quot;:{&quot;noteIndex&quot;:0},&quot;isEdited&quot;:false,&quot;manualOverride&quot;:{&quot;isManuallyOverridden&quot;:false,&quot;citeprocText&quot;:&quot;[10]&quot;,&quot;manualOverrideText&quot;:&quot;&quot;},&quot;citationTag&quot;:&quot;MENDELEY_CITATION_v3_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&quot;,&quot;citationItems&quot;:[{&quot;id&quot;:&quot;e6554a27-5be0-31d8-a560-845db158e395&quot;,&quot;itemData&quot;:{&quot;type&quot;:&quot;article-journal&quot;,&quot;id&quot;:&quot;e6554a27-5be0-31d8-a560-845db158e395&quot;,&quot;title&quot;:&quot;Link between unmet need and economic status in Bangladesh: gap in urban and rural areas&quot;,&quot;author&quot;:[{&quot;family&quot;:&quot;Shabuz&quot;,&quot;given&quot;:&quot;Zillur Rahman&quot;,&quot;parse-names&quot;:false,&quot;dropping-particle&quot;:&quot;&quot;,&quot;non-dropping-particle&quot;:&quot;&quot;},{&quot;family&quot;:&quot;Haque&quot;,&quot;given&quot;:&quot;M. Ershadul&quot;,&quot;parse-names&quot;:false,&quot;dropping-particle&quot;:&quot;&quot;,&quot;non-dropping-particle&quot;:&quot;&quot;},{&quot;family&quot;:&quot;Islam&quot;,&quot;given&quot;:&quot;Md Kawsarul&quot;,&quot;parse-names&quot;:false,&quot;dropping-particle&quot;:&quot;&quot;,&quot;non-dropping-particle&quot;:&quot;&quot;},{&quot;family&quot;:&quot;Bari&quot;,&quot;given&quot;:&quot;Wasimul&quot;,&quot;parse-names&quot;:false,&quot;dropping-particle&quot;:&quot;&quot;,&quot;non-dropping-particle&quot;:&quot;&quot;}],&quot;container-title&quot;:&quot;BMC Women's Health&quot;,&quot;container-title-short&quot;:&quot;BMC Womens Health&quot;,&quot;DOI&quot;:&quot;10.1186/s12905-022-01752-8&quot;,&quot;ISSN&quot;:&quot;14726874&quot;,&quot;PMID&quot;:&quot;35568941&quot;,&quot;issued&quot;:{&quot;date-parts&quot;:[[2022,12,1]]},&quot;abstract&quot;:&quot;Background: Unmet need for family planning (FP) is a core concept in designing FP programmes and reduction of unmet need for FP can improve reproductive and maternal health services. Bangladesh is still away from achieving the target regarding unmet need for FP. This study aimed to explore the composite effect of economic status and place of residence on unmet need for FP among currently married women of reproductive age in Bangladesh after controlling the effect of other selected covariates. Methods: The study used the data extracted from the Bangladesh Demographic and Health Survey (BDHS) 2017–2018, which is a nationally representative survey implemented using a stratified two-stage cluster sample design. A total of 13,031 currently married women of reproductive age were included in the final analysis. Binary logistic regression model has been employed to identify the factors influencing the unmet need for FP. Model-I investigated the effect of composite variable place-wealth on unmet need for FP and Model-II examined the effect of place-wealth on unmet need for FP after adjusting for the effect of other selected covariates. The Odds Ratios with p-values were reported to identify significant covariates. Results: The rate of unmet need for FP was 15.48%. The composite factor of economic status and place of residence had significant influence on unmet need for FP in both models. Generally, rural women were significantly more likely to have unmet need for FP than their urban counterparts. In particular, women from rural areas and belong to rich families had the highest likelihoods of unmet need for FP. The other selected covariates also had significant influence on unmet need for FP. Conclusion: This study shows that rural women had higher odds of unmet need for FP than urban women. The healthcare providers and stakeholders should take necessary actions to motivate women to use contraceptive specially the women who are residing in the rural areas.&quot;,&quot;publisher&quot;:&quot;BioMed Central Ltd&quot;,&quot;issue&quot;:&quot;1&quot;,&quot;volume&quot;:&quot;22&quot;},&quot;isTemporary&quot;:false}]},{&quot;citationID&quot;:&quot;MENDELEY_CITATION_590d3105-846d-4ae2-a29c-c5c54c45f707&quot;,&quot;properties&quot;:{&quot;noteIndex&quot;:0},&quot;isEdited&quot;:false,&quot;manualOverride&quot;:{&quot;isManuallyOverridden&quot;:false,&quot;citeprocText&quot;:&quot;[11]&quot;,&quot;manualOverrideText&quot;:&quot;&quot;},&quot;citationTag&quot;:&quot;MENDELEY_CITATION_v3_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&quot;,&quot;citationItems&quot;:[{&quot;id&quot;:&quot;00db1574-b818-3cb5-bbe5-f10a4c239f4b&quot;,&quot;itemData&quot;:{&quot;type&quot;:&quot;article-journal&quot;,&quot;id&quot;:&quot;00db1574-b818-3cb5-bbe5-f10a4c239f4b&quot;,&quot;title&quot;:&quot;Reimagining gendered community interventions: the case of family planning programs in rural Bangladesh&quot;,&quot;author&quot;:[{&quot;family&quot;:&quot;Bhatia&quot;,&quot;given&quot;:&quot;Bhanu&quot;,&quot;parse-names&quot;:false,&quot;dropping-particle&quot;:&quot;&quot;,&quot;non-dropping-particle&quot;:&quot;&quot;},{&quot;family&quot;:&quot;Hossain&quot;,&quot;given&quot;:&quot;Sarah&quot;,&quot;parse-names&quot;:false,&quot;dropping-particle&quot;:&quot;&quot;,&quot;non-dropping-particle&quot;:&quot;&quot;},{&quot;family&quot;:&quot;Ghosh&quot;,&quot;given&quot;:&quot;Upasona&quot;,&quot;parse-names&quot;:false,&quot;dropping-particle&quot;:&quot;&quot;,&quot;non-dropping-particle&quot;:&quot;&quot;},{&quot;family&quot;:&quot;Salignac&quot;,&quot;given&quot;:&quot;Fanny&quot;,&quot;parse-names&quot;:false,&quot;dropping-particle&quot;:&quot;&quot;,&quot;non-dropping-particle&quot;:&quot;&quot;}],&quot;container-title&quot;:&quot;Global Health Research and Policy&quot;,&quot;container-title-short&quot;:&quot;Glob. Health Res. Policy&quot;,&quot;DOI&quot;:&quot;10.1186/s41256-023-00337-8&quot;,&quot;ISSN&quot;:&quot;23970642&quot;,&quot;PMID&quot;:&quot;38225670&quot;,&quot;issued&quot;:{&quot;date-parts&quot;:[[2024,12,1]]},&quot;abstract&quot;:&quot;Family planning programs in Bangladesh have been successfully operating for over half a century, achieving phenomenal reductions in fertility rates. Acknowledging restrictions on women’s freedoms, much of the initial program design was concentrated on giving household supplies for women priority. However, one unfortunate impact of these outreach services is that, by bypassing the opportunity to challenge patriarchal attitudes directly, they inadvertently reinforce the power relationships of the status quo. Hence, we problematise the decision-making structures within Bangladesh’s family planning programs. We argue that the fundamental flaw with Bangladesh’s family planning program is the lack of conscious effort to understand women’s health choices and decision-making as a complex contextual process of relational, structural, and institutional forces. Additionally, avoiding men in these programs often creates new dependencies for women, as this approach does not directly seek to build relational bridges based on equality between genders. As a result, many women still depend on permission from their husbands and family for reproductive health services and face constrained family planning choices and access to care. We recommend that family planning programs adopt a broader vision to create new and more sustainable possibilities in an ever-evolving social relations landscape where gender is constantly negotiated. Such strategies are even more pressing in the post-Covid world, as national systems are exposed to uncertainty and ambiguity.&quot;,&quot;publisher&quot;:&quot;BioMed Central Ltd&quot;,&quot;issue&quot;:&quot;1&quot;,&quot;volume&quot;:&quot;9&quot;},&quot;isTemporary&quot;:false}]},{&quot;citationID&quot;:&quot;MENDELEY_CITATION_5163a188-720d-43e5-9bc4-78477f1d00b3&quot;,&quot;properties&quot;:{&quot;noteIndex&quot;:0},&quot;isEdited&quot;:false,&quot;manualOverride&quot;:{&quot;isManuallyOverridden&quot;:false,&quot;citeprocText&quot;:&quot;[12]&quot;,&quot;manualOverrideText&quot;:&quot;&quot;},&quot;citationTag&quot;:&quot;MENDELEY_CITATION_v3_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&quot;,&quot;citationItems&quot;:[{&quot;id&quot;:&quot;cdfac3bb-794b-3c38-b458-93c63d4f8f8e&quot;,&quot;itemData&quot;:{&quot;type&quot;:&quot;article-journal&quot;,&quot;id&quot;:&quot;cdfac3bb-794b-3c38-b458-93c63d4f8f8e&quot;,&quot;title&quot;:&quot;Unmet need for contraception and its association with unintended pregnancy in Bangladesh&quot;,&quot;author&quot;:[{&quot;family&quot;:&quot;Bishwajit&quot;,&quot;given&quot;:&quot;Ghose&quot;,&quot;parse-names&quot;:false,&quot;dropping-particle&quot;:&quot;&quot;,&quot;non-dropping-particle&quot;:&quot;&quot;},{&quot;family&quot;:&quot;Tang&quot;,&quot;given&quot;:&quot;Shangfeng&quot;,&quot;parse-names&quot;:false,&quot;dropping-particle&quot;:&quot;&quot;,&quot;non-dropping-particle&quot;:&quot;&quot;},{&quot;family&quot;:&quot;Yaya&quot;,&quot;given&quot;:&quot;Sanni&quot;,&quot;parse-names&quot;:false,&quot;dropping-particle&quot;:&quot;&quot;,&quot;non-dropping-particle&quot;:&quot;&quot;},{&quot;family&quot;:&quot;Feng&quot;,&quot;given&quot;:&quot;Zhanchun&quot;,&quot;parse-names&quot;:false,&quot;dropping-particle&quot;:&quot;&quot;,&quot;non-dropping-particle&quot;:&quot;&quot;}],&quot;container-title&quot;:&quot;BMC Pregnancy and Childbirth&quot;,&quot;container-title-short&quot;:&quot;BMC Pregnancy Childbirth&quot;,&quot;DOI&quot;:&quot;10.1186/s12884-017-1379-4&quot;,&quot;ISSN&quot;:&quot;14712393&quot;,&quot;PMID&quot;:&quot;28606062&quot;,&quot;issued&quot;:{&quot;date-parts&quot;:[[2017,6,12]]},&quot;abstract&quot;:&quot;Background: Unmet need for contraception and unintended pregnancy are important public health concerns both in developing and developed countries. Previous researches have attempted to study the factors that influence unintended pregnancy. However, the association between unmet need for contraception and unwanted pregnancy is not studied adequately. The aim of the present study was to measure the prevalence of unmet need for contraception and unwanted pregnancy, and to explore the association between these two in a nationally representative sample in Bangladesh. Methods: Data for the present study were collected from Bangladesh demographic and health survey conducted in 2011. Participants were 7338 mothers ageing between 13 and 49 years selected from both rural and urban residencies. Planning status of last pregnancy was the main outcome variable and unmet need for contraception was the explanatory variable of primary interest. Cross tabulation, chi-square tests and logistic regression (Generalised estimating equations) methods were used for data analysis. Results: Mean age of the sample population was 25.6 years (SD 6.4). Prevalence of unmet need for contraception was 13.5%, and about 30% of the women described their last pregnancy as unintended. In the adjusted model, the odds of unintended pregnancy were about 16 fold among women who reported facing unmet need for contraception compared to those who did not (95% CI = 11.63-23.79). Conclusion: National rates of unintended pregnancy and of unmet need for contraception remain considerably high and warrant increased policy attention. Findings suggests that programs targeting to reduce unmet need for contraception could contribute to a lower rate of unintended pregnancy in Bangladesh. More in-depth and qualitative studies on the underlying sociocultural causes of unmet need can help develop context specific solutions to unintended pregnancies.&quot;,&quot;publisher&quot;:&quot;BioMed Central Ltd.&quot;,&quot;issue&quot;:&quot;1&quot;,&quot;volume&quot;:&quot;17&quot;},&quot;isTemporary&quot;:false}]},{&quot;citationID&quot;:&quot;MENDELEY_CITATION_74ee3c35-218e-479c-8aec-553d7b5c8476&quot;,&quot;properties&quot;:{&quot;noteIndex&quot;:0},&quot;isEdited&quot;:false,&quot;manualOverride&quot;:{&quot;isManuallyOverridden&quot;:false,&quot;citeprocText&quot;:&quot;[8, 13]&quot;,&quot;manualOverrideText&quot;:&quot;&quot;},&quot;citationTag&quot;:&quot;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&quot;,&quot;citationItems&quot;:[{&quot;id&quot;:&quot;49db4328-1701-3ea6-b280-3a0518b4a5bd&quot;,&quot;itemData&quot;:{&quot;type&quot;:&quot;article-journal&quot;,&quot;id&quot;:&quot;49db4328-1701-3ea6-b280-3a0518b4a5bd&quot;,&quot;title&quot;:&quot;Prevalence and determinants of contraceptive method use among Bangladeshi women of reproductive age: a multilevel multinomial analysis&quot;,&quot;author&quot;:[{&quot;family&quot;:&quot;Kundu&quot;,&quot;given&quot;:&quot;Satyajit&quot;,&quot;parse-names&quot;:false,&quot;dropping-particle&quot;:&quot;&quot;,&quot;non-dropping-particle&quot;:&quot;&quot;},{&quot;family&quot;:&quot;Kundu&quot;,&quot;given&quot;:&quot;Subarna&quot;,&quot;parse-names&quot;:false,&quot;dropping-particle&quot;:&quot;&quot;,&quot;non-dropping-particle&quot;:&quot;&quot;},{&quot;family&quot;:&quot;Rahman&quot;,&quot;given&quot;:&quot;Md Ashfikur&quot;,&quot;parse-names&quot;:false,&quot;dropping-particle&quot;:&quot;&quot;,&quot;non-dropping-particle&quot;:&quot;&quot;},{&quot;family&quot;:&quot;Kabir&quot;,&quot;given&quot;:&quot;Humayun&quot;,&quot;parse-names&quot;:false,&quot;dropping-particle&quot;:&quot;&quot;,&quot;non-dropping-particle&quot;:&quot;&quot;},{&quot;family&quot;:&quot;Banna&quot;,&quot;given&quot;:&quot;Md Hasan&quot;,&quot;parse-names&quot;:false,&quot;dropping-particle&quot;:&quot;&quot;,&quot;non-dropping-particle&quot;:&quot;Al&quot;},{&quot;family&quot;:&quot;Basu&quot;,&quot;given&quot;:&quot;Saurav&quot;,&quot;parse-names&quot;:false,&quot;dropping-particle&quot;:&quot;&quot;,&quot;non-dropping-particle&quot;:&quot;&quot;},{&quot;family&quot;:&quot;Reza&quot;,&quot;given&quot;:&quot;Hasan Mahmud&quot;,&quot;parse-names&quot;:false,&quot;dropping-particle&quot;:&quot;&quot;,&quot;non-dropping-particle&quot;:&quot;&quot;},{&quot;family&quot;:&quot;Hossain&quot;,&quot;given&quot;:&quot;Ahmed&quot;,&quot;parse-names&quot;:false,&quot;dropping-particle&quot;:&quot;&quot;,&quot;non-dropping-particle&quot;:&quot;&quot;}],&quot;container-title&quot;:&quot;BMC Public Health&quot;,&quot;container-title-short&quot;:&quot;BMC Public Health&quot;,&quot;DOI&quot;:&quot;10.1186/s12889-022-14857-4&quot;,&quot;ISSN&quot;:&quot;14712458&quot;,&quot;PMID&quot;:&quot;36526989&quot;,&quot;issued&quot;:{&quot;date-parts&quot;:[[2022,12,1]]},&quot;abstract&quot;:&quot;Background: Much scholarly debate has centered on Bangladesh's family planning program (FPP) in lowering the country's fertility rate. This study aimed to investigate the prevalence of using modern and traditional contraceptive methods and to determine the factors that explain the contraceptive methods use. Methods: The study used data from the 2017–18 Bangladesh Demographic and Health Survey (BDHS), which included 11,452 (weighted) women aged 15–49 years in the analysis. Multilevel multinomial logistic regression was used to identify the factors associated with the contraceptive method use. Results: The prevalence of using modern contraceptive methods was 72.16%, while 14.58% of women used traditional methods in Bangladesh. In comparison to women in the 15–24 years age group, older women (35–49 years) were more unwilling to use modern contraceptive methods (RRR: 0.28, 95% CI: 0.21–0.37). Women who had at least a living child were more likely to use both traditional and modern contraceptive methods (RRR: 4.37, 95% CI: 3.12–6.11). Similarly, given birth in the previous 5 years influenced women 2.41 times more to use modern method compared to those who had not given birth (RRR: 2.41, 95% CI: 1.65–3.52). Husbands'/partners’ decision for using/not using contraception were positively associated with the use of both traditional (RRR: 4.49, 95% CI: 3.04–6.63) and modern methods (RRR: 3.01, 95% CI: 2.15–4.17) rather than using no method. This study suggests rural participants were 21% less likely to utilize modern methods than urban participants (RRR: 0.79, 95% CI: 0.67–0.94). Conclusion: Bangladesh remains a focus for contraceptive use, as it is one of the most populous countries in South Asia. To lower the fertility rate, policymakers may design interventions to improve awareness especially targeting uneducated, and rural reproductive women in Bangladesh. The study also highlights the importance of male partners’ decision-making regarding women's contraceptive use.&quot;,&quot;publisher&quot;:&quot;BioMed Central Ltd&quot;,&quot;issue&quot;:&quot;1&quot;,&quot;volume&quot;:&quot;22&quot;},&quot;isTemporary&quot;:false},{&quot;id&quot;:&quot;5c311f58-901a-30e7-9b33-a950dc54f5e9&quot;,&quot;itemData&quot;:{&quot;type&quot;:&quot;article-journal&quot;,&quot;id&quot;:&quot;5c311f58-901a-30e7-9b33-a950dc54f5e9&quot;,&quot;title&quot;:&quot;Sociodemographic Factors on Contraceptive Use among Ever-Married Women of Reproductive Age: Evidence from Three Demographic and Health Surveys in Bangladesh&quot;,&quot;author&quot;:[{&quot;family&quot;:&quot;Haq&quot;,&quot;given&quot;:&quot;Iqramul&quot;,&quot;parse-names&quot;:false,&quot;dropping-particle&quot;:&quot;&quot;,&quot;non-dropping-particle&quot;:&quot;&quot;},{&quot;family&quot;:&quot;Sakib&quot;,&quot;given&quot;:&quot;Saifullah&quot;,&quot;parse-names&quot;:false,&quot;dropping-particle&quot;:&quot;&quot;,&quot;non-dropping-particle&quot;:&quot;&quot;},{&quot;family&quot;:&quot;Talukder&quot;,&quot;given&quot;:&quot;Ashis&quot;,&quot;parse-names&quot;:false,&quot;dropping-particle&quot;:&quot;&quot;,&quot;non-dropping-particle&quot;:&quot;&quot;}],&quot;container-title&quot;:&quot;Medical sciences (Basel, Switzerland)&quot;,&quot;container-title-short&quot;:&quot;Med. Sci. (Basel)&quot;,&quot;DOI&quot;:&quot;10.3390/medsci5040031&quot;,&quot;ISSN&quot;:&quot;20763271&quot;,&quot;PMID&quot;:&quot;29211008&quot;,&quot;issued&quot;:{&quot;date-parts&quot;:[[2017,12,6]]},&quot;abstract&quot;:&quot;Contraceptive use among married women of reproductive age has showed a substantial progress over the last few decades in Bangladesh. This study explores the sociodemographic factors associated with contraceptive use among ever-married women of reproductive age in Bangladesh by utilizing the information extracted from three of the Bangladesh Demographic and Health Surveys (BDHSs) in 1993-1994, 2004 and 2014. Bivariate analysis was conducted by performing chi-squared test of independence to explore the relationship between selected sociodemographic factors and dependent variables. To know the adjusted effects of covariates, a popular binary logistic regression model was considered. Respondents' current age, place residence, division religion, education, age at first marriage, family planning (FP) media exposure, ideal number of children and fertility preferences are the significant determinants according to the most recent survey, BDHS 2014. However, wealth index and a respondent's current working status were found to be significant factors only in BDHS 2004. The results of the study strongly recommend efforts to increase the education level among poor people, particularly among women in Bangladesh. Program interventions, including health behavior education and family planning services and counselling, are especially needed for some categories of the population, including those living in rural areas, Sylhet, Chittagong and Dhaka divisions, as well as illiterate and Muslim ever-married women.&quot;,&quot;publisher&quot;:&quot;NLM (Medline)&quot;,&quot;issue&quot;:&quot;4&quot;,&quot;volume&quot;:&quot;5&quot;},&quot;isTemporary&quot;:false}]},{&quot;citationID&quot;:&quot;MENDELEY_CITATION_b3bd5513-7503-4b0e-b6dd-083c75883ceb&quot;,&quot;properties&quot;:{&quot;noteIndex&quot;:0},&quot;isEdited&quot;:false,&quot;manualOverride&quot;:{&quot;isManuallyOverridden&quot;:false,&quot;citeprocText&quot;:&quot;[14]&quot;,&quot;manualOverrideText&quot;:&quot;&quot;},&quot;citationTag&quot;:&quot;MENDELEY_CITATION_v3_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&quot;,&quot;citationItems&quot;:[{&quot;id&quot;:&quot;6f6d7df5-f4d1-3f1d-9e17-c3f00f188af7&quot;,&quot;itemData&quot;:{&quot;type&quot;:&quot;article-journal&quot;,&quot;id&quot;:&quot;6f6d7df5-f4d1-3f1d-9e17-c3f00f188af7&quot;,&quot;title&quot;:&quot;Does women empowerment alone influence contraception utilization in Bangladesh perspective? Findings from the 2017–2018 Demographic Health Survey using a structural equation model analysis&quot;,&quot;author&quot;:[{&quot;family&quot;:&quot;Sarwer&quot;,&quot;given&quot;:&quot;Md Nawal&quot;,&quot;parse-names&quot;:false,&quot;dropping-particle&quot;:&quot;&quot;,&quot;non-dropping-particle&quot;:&quot;&quot;},{&quot;family&quot;:&quot;Jahan&quot;,&quot;given&quot;:&quot;Effat Ara&quot;,&quot;parse-names&quot;:false,&quot;dropping-particle&quot;:&quot;&quot;,&quot;non-dropping-particle&quot;:&quot;&quot;},{&quot;family&quot;:&quot;Chowdhury&quot;,&quot;given&quot;:&quot;Akibul Islam&quot;,&quot;parse-names&quot;:false,&quot;dropping-particle&quot;:&quot;&quot;,&quot;non-dropping-particle&quot;:&quot;&quot;}],&quot;container-title&quot;:&quot;AJOG Global Reports&quot;,&quot;DOI&quot;:&quot;10.1016/j.xagr.2024.100434&quot;,&quot;ISSN&quot;:&quot;26665778&quot;,&quot;issued&quot;:{&quot;date-parts&quot;:[[2025,2,1]]},&quot;abstract&quot;:&quot;BACKGROUND: Women empowerment is a crucial issue that is less studied as a factor of contraceptive use among married women that helps to achieve sustainable development goals. OBJECTIVE: This study aimed to assess the relationship between women empowerment and contraceptive use. STUDY DESIGN: This cross-sectional study used 2017–2018 Bangladesh Demographic and Health Survey data, which included 12,006 women (weighted) aged 15 to 49 years. Hierarchical logistic regression and structural equation models were used to show the relationship between women empowerment and contraceptive use. RESULTS: Overall, increased use of contraception was associated with increased age, urban residence, increased wealth index, and education level of both the husband and wife. After controlling individual and locality factors, the findings from the regression model showed that women empowerment in terms of women decision-making, attitude toward violence, and social independence significantly influences contraceptive use (P&lt;.05). However, the structural equation model analysis revealed a negative but nonsignificant relationship between overall women empowerment and contraceptive use (β=−0.138; P&gt;.05). CONCLUSION: This study implies that greater women empowerment may not always act as a stronger determinant of contraceptive use, and therefore, other contributing factors, such as age, education, religion, husband's participation, joined decision-making, economic status, and couple relationship, should be considered.&quot;,&quot;publisher&quot;:&quot;Elsevier Inc.&quot;,&quot;issue&quot;:&quot;1&quot;,&quot;volume&quot;:&quot;5&quot;,&quot;container-title-short&quot;:&quot;&quot;},&quot;isTemporary&quot;:false}]},{&quot;citationID&quot;:&quot;MENDELEY_CITATION_8f3be0d5-e9c8-477c-a0f4-0bd094c9b67c&quot;,&quot;properties&quot;:{&quot;noteIndex&quot;:0},&quot;isEdited&quot;:false,&quot;manualOverride&quot;:{&quot;isManuallyOverridden&quot;:false,&quot;citeprocText&quot;:&quot;[15]&quot;,&quot;manualOverrideText&quot;:&quot;&quot;},&quot;citationTag&quot;:&quot;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&quot;,&quot;citationItems&quot;:[{&quot;id&quot;:&quot;646ef445-992d-3d4c-9101-2e89babadc4f&quot;,&quot;itemData&quot;:{&quot;type&quot;:&quot;article-journal&quot;,&quot;id&quot;:&quot;646ef445-992d-3d4c-9101-2e89babadc4f&quot;,&quot;title&quot;:&quot;Pregnancy intention data completeness, quality and utility in population-based surveys: EN-INDEPTH study&quot;,&quot;author&quot;:[{&quot;family&quot;:&quot;Yargawa&quot;,&quot;given&quot;:&quot;Judith&quot;,&quot;parse-names&quot;:false,&quot;dropping-particle&quot;:&quot;&quot;,&quot;non-dropping-particle&quot;:&quot;&quot;},{&quot;family&quot;:&quot;Machiyama&quot;,&quot;given&quot;:&quot;Kazuyo&quot;,&quot;parse-names&quot;:false,&quot;dropping-particle&quot;:&quot;&quot;,&quot;non-dropping-particle&quot;:&quot;&quot;},{&quot;family&quot;:&quot;Ponce Hardy&quot;,&quot;given&quot;:&quot;Victoria&quot;,&quot;parse-names&quot;:false,&quot;dropping-particle&quot;:&quot;&quot;,&quot;non-dropping-particle&quot;:&quot;&quot;},{&quot;family&quot;:&quot;Enuameh&quot;,&quot;given&quot;:&quot;Yeetey&quot;,&quot;parse-names&quot;:false,&quot;dropping-particle&quot;:&quot;&quot;,&quot;non-dropping-particle&quot;:&quot;&quot;},{&quot;family&quot;:&quot;Galiwango&quot;,&quot;given&quot;:&quot;Edward&quot;,&quot;parse-names&quot;:false,&quot;dropping-particle&quot;:&quot;&quot;,&quot;non-dropping-particle&quot;:&quot;&quot;},{&quot;family&quot;:&quot;Gelaye&quot;,&quot;given&quot;:&quot;Kassahun&quot;,&quot;parse-names&quot;:false,&quot;dropping-particle&quot;:&quot;&quot;,&quot;non-dropping-particle&quot;:&quot;&quot;},{&quot;family&quot;:&quot;Mahmud&quot;,&quot;given&quot;:&quot;Kaiser&quot;,&quot;parse-names&quot;:false,&quot;dropping-particle&quot;:&quot;&quot;,&quot;non-dropping-particle&quot;:&quot;&quot;},{&quot;family&quot;:&quot;Thysen&quot;,&quot;given&quot;:&quot;Sanne M.&quot;,&quot;parse-names&quot;:false,&quot;dropping-particle&quot;:&quot;&quot;,&quot;non-dropping-particle&quot;:&quot;&quot;},{&quot;family&quot;:&quot;Kadengye&quot;,&quot;given&quot;:&quot;Damazo T.&quot;,&quot;parse-names&quot;:false,&quot;dropping-particle&quot;:&quot;&quot;,&quot;non-dropping-particle&quot;:&quot;&quot;},{&quot;family&quot;:&quot;Gordeev&quot;,&quot;given&quot;:&quot;Vladimir Sergeevich&quot;,&quot;parse-names&quot;:false,&quot;dropping-particle&quot;:&quot;&quot;,&quot;non-dropping-particle&quot;:&quot;&quot;},{&quot;family&quot;:&quot;Blencowe&quot;,&quot;given&quot;:&quot;Hannah&quot;,&quot;parse-names&quot;:false,&quot;dropping-particle&quot;:&quot;&quot;,&quot;non-dropping-particle&quot;:&quot;&quot;},{&quot;family&quot;:&quot;Lawn&quot;,&quot;given&quot;:&quot;Joy E.&quot;,&quot;parse-names&quot;:false,&quot;dropping-particle&quot;:&quot;&quot;,&quot;non-dropping-particle&quot;:&quot;&quot;},{&quot;family&quot;:&quot;Baschieri&quot;,&quot;given&quot;:&quot;Angela&quot;,&quot;parse-names&quot;:false,&quot;dropping-particle&quot;:&quot;&quot;,&quot;non-dropping-particle&quot;:&quot;&quot;},{&quot;family&quot;:&quot;Cleland&quot;,&quot;given&quot;:&quot;John&quot;,&quot;parse-names&quot;:false,&quot;dropping-particle&quot;:&quot;&quot;,&quot;non-dropping-particle&quot;:&quot;&quot;},{&quot;family&quot;:&quot;Byass&quot;,&quot;given&quot;:&quot;Peter&quot;,&quot;parse-names&quot;:false,&quot;dropping-particle&quot;:&quot;&quot;,&quot;non-dropping-particle&quot;:&quot;&quot;},{&quot;family&quot;:&quot;Waiswa&quot;,&quot;given&quot;:&quot;Peter&quot;,&quot;parse-names&quot;:false,&quot;dropping-particle&quot;:&quot;&quot;,&quot;non-dropping-particle&quot;:&quot;&quot;},{&quot;family&quot;:&quot;Blencowe&quot;,&quot;given&quot;:&quot;Hannah&quot;,&quot;parse-names&quot;:false,&quot;dropping-particle&quot;:&quot;&quot;,&quot;non-dropping-particle&quot;:&quot;&quot;},{&quot;family&quot;:&quot;Yargawa&quot;,&quot;given&quot;:&quot;Judith&quot;,&quot;parse-names&quot;:false,&quot;dropping-particle&quot;:&quot;&quot;,&quot;non-dropping-particle&quot;:&quot;&quot;},{&quot;family&quot;:&quot;Akuze&quot;,&quot;given&quot;:&quot;Joseph&quot;,&quot;parse-names&quot;:false,&quot;dropping-particle&quot;:&quot;&quot;,&quot;non-dropping-particle&quot;:&quot;&quot;},{&quot;family&quot;:&quot;Fisker&quot;,&quot;given&quot;:&quot;Ane B.&quot;,&quot;parse-names&quot;:false,&quot;dropping-particle&quot;:&quot;&quot;,&quot;non-dropping-particle&quot;:&quot;&quot;},{&quot;family&quot;:&quot;Martins&quot;,&quot;given&quot;:&quot;Justiniano S.D.&quot;,&quot;parse-names&quot;:false,&quot;dropping-particle&quot;:&quot;&quot;,&quot;non-dropping-particle&quot;:&quot;&quot;},{&quot;family&quot;:&quot;Rodrigues&quot;,&quot;given&quot;:&quot;Amabelia&quot;,&quot;parse-names&quot;:false,&quot;dropping-particle&quot;:&quot;&quot;,&quot;non-dropping-particle&quot;:&quot;&quot;},{&quot;family&quot;:&quot;Thysen&quot;,&quot;given&quot;:&quot;Sanne M.&quot;,&quot;parse-names&quot;:false,&quot;dropping-particle&quot;:&quot;&quot;,&quot;non-dropping-particle&quot;:&quot;&quot;},{&quot;family&quot;:&quot;Biks&quot;,&quot;given&quot;:&quot;Gashaw Andargie&quot;,&quot;parse-names&quot;:false,&quot;dropping-particle&quot;:&quot;&quot;,&quot;non-dropping-particle&quot;:&quot;&quot;},{&quot;family&quot;:&quot;Abebe&quot;,&quot;given&quot;:&quot;Solomon Mokonnen&quot;,&quot;parse-names&quot;:false,&quot;dropping-particle&quot;:&quot;&quot;,&quot;non-dropping-particle&quot;:&quot;&quot;},{&quot;family&quot;:&quot;Ayele&quot;,&quot;given&quot;:&quot;Tadesse Awoke&quot;,&quot;parse-names&quot;:false,&quot;dropping-particle&quot;:&quot;&quot;,&quot;non-dropping-particle&quot;:&quot;&quot;},{&quot;family&quot;:&quot;Bisetegn&quot;,&quot;given&quot;:&quot;Telake Azale&quot;,&quot;parse-names&quot;:false,&quot;dropping-particle&quot;:&quot;&quot;,&quot;non-dropping-particle&quot;:&quot;&quot;},{&quot;family&quot;:&quot;Delele&quot;,&quot;given&quot;:&quot;Tadess Guadu&quot;,&quot;parse-names&quot;:false,&quot;dropping-particle&quot;:&quot;&quot;,&quot;non-dropping-particle&quot;:&quot;&quot;},{&quot;family&quot;:&quot;Gelaye&quot;,&quot;given&quot;:&quot;Kassahun Alemu&quot;,&quot;parse-names&quot;:false,&quot;dropping-particle&quot;:&quot;&quot;,&quot;non-dropping-particle&quot;:&quot;&quot;},{&quot;family&quot;:&quot;Geremew&quot;,&quot;given&quot;:&quot;Bisrat Misganaw&quot;,&quot;parse-names&quot;:false,&quot;dropping-particle&quot;:&quot;&quot;,&quot;non-dropping-particle&quot;:&quot;&quot;},{&quot;family&quot;:&quot;Gezie&quot;,&quot;given&quot;:&quot;Lemma Derseh&quot;,&quot;parse-names&quot;:false,&quot;dropping-particle&quot;:&quot;&quot;,&quot;non-dropping-particle&quot;:&quot;&quot;},{&quot;family&quot;:&quot;Melese&quot;,&quot;given&quot;:&quot;Tesfahun&quot;,&quot;parse-names&quot;:false,&quot;dropping-particle&quot;:&quot;&quot;,&quot;non-dropping-particle&quot;:&quot;&quot;},{&quot;family&quot;:&quot;Mengistu&quot;,&quot;given&quot;:&quot;Mezgebu Yitayal&quot;,&quot;parse-names&quot;:false,&quot;dropping-particle&quot;:&quot;&quot;,&quot;non-dropping-particle&quot;:&quot;&quot;},{&quot;family&quot;:&quot;Tesega&quot;,&quot;given&quot;:&quot;Adane Kebede&quot;,&quot;parse-names&quot;:false,&quot;dropping-particle&quot;:&quot;&quot;,&quot;non-dropping-particle&quot;:&quot;&quot;},{&quot;family&quot;:&quot;Yitayew&quot;,&quot;given&quot;:&quot;Temesgen Azmeraw&quot;,&quot;parse-names&quot;:false,&quot;dropping-particle&quot;:&quot;&quot;,&quot;non-dropping-particle&quot;:&quot;&quot;},{&quot;family&quot;:&quot;Kasasa&quot;,&quot;given&quot;:&quot;Simon&quot;,&quot;parse-names&quot;:false,&quot;dropping-particle&quot;:&quot;&quot;,&quot;non-dropping-particle&quot;:&quot;&quot;},{&quot;family&quot;:&quot;Galigawango&quot;,&quot;given&quot;:&quot;Edward&quot;,&quot;parse-names&quot;:false,&quot;dropping-particle&quot;:&quot;&quot;,&quot;non-dropping-particle&quot;:&quot;&quot;},{&quot;family&quot;:&quot;Gyezaho&quot;,&quot;given&quot;:&quot;Collins&quot;,&quot;parse-names&quot;:false,&quot;dropping-particle&quot;:&quot;&quot;,&quot;non-dropping-particle&quot;:&quot;&quot;},{&quot;family&quot;:&quot;Kaija&quot;,&quot;given&quot;:&quot;Judith&quot;,&quot;parse-names&quot;:false,&quot;dropping-particle&quot;:&quot;&quot;,&quot;non-dropping-particle&quot;:&quot;&quot;},{&quot;family&quot;:&quot;Kajungu&quot;,&quot;given&quot;:&quot;Dan&quot;,&quot;parse-names&quot;:false,&quot;dropping-particle&quot;:&quot;&quot;,&quot;non-dropping-particle&quot;:&quot;&quot;},{&quot;family&quot;:&quot;Nareeba&quot;,&quot;given&quot;:&quot;Tryphena&quot;,&quot;parse-names&quot;:false,&quot;dropping-particle&quot;:&quot;&quot;,&quot;non-dropping-particle&quot;:&quot;&quot;},{&quot;family&quot;:&quot;Natukwatsa&quot;,&quot;given&quot;:&quot;Davis&quot;,&quot;parse-names&quot;:false,&quot;dropping-particle&quot;:&quot;&quot;,&quot;non-dropping-particle&quot;:&quot;&quot;},{&quot;family&quot;:&quot;Tusubira&quot;,&quot;given&quot;:&quot;Valerie&quot;,&quot;parse-names&quot;:false,&quot;dropping-particle&quot;:&quot;&quot;,&quot;non-dropping-particle&quot;:&quot;&quot;},{&quot;family&quot;:&quot;Enuameh&quot;,&quot;given&quot;:&quot;Yeetey A.K.&quot;,&quot;parse-names&quot;:false,&quot;dropping-particle&quot;:&quot;&quot;,&quot;non-dropping-particle&quot;:&quot;&quot;},{&quot;family&quot;:&quot;Asante&quot;,&quot;given&quot;:&quot;Kwaku P.&quot;,&quot;parse-names&quot;:false,&quot;dropping-particle&quot;:&quot;&quot;,&quot;non-dropping-particle&quot;:&quot;&quot;},{&quot;family&quot;:&quot;Dzabeng&quot;,&quot;given&quot;:&quot;Francis&quot;,&quot;parse-names&quot;:false,&quot;dropping-particle&quot;:&quot;&quot;,&quot;non-dropping-particle&quot;:&quot;&quot;},{&quot;family&quot;:&quot;Etego&quot;,&quot;given&quot;:&quot;Seeba Amenga&quot;,&quot;parse-names&quot;:false,&quot;dropping-particle&quot;:&quot;&quot;,&quot;non-dropping-particle&quot;:&quot;&quot;},{&quot;family&quot;:&quot;Manu&quot;,&quot;given&quot;:&quot;Alexander A.&quot;,&quot;parse-names&quot;:false,&quot;dropping-particle&quot;:&quot;&quot;,&quot;non-dropping-particle&quot;:&quot;&quot;},{&quot;family&quot;:&quot;Manu&quot;,&quot;given&quot;:&quot;Grace&quot;,&quot;parse-names&quot;:false,&quot;dropping-particle&quot;:&quot;&quot;,&quot;non-dropping-particle&quot;:&quot;&quot;},{&quot;family&quot;:&quot;Nettey&quot;,&quot;given&quot;:&quot;Obed Ernest&quot;,&quot;parse-names&quot;:false,&quot;dropping-particle&quot;:&quot;&quot;,&quot;non-dropping-particle&quot;:&quot;&quot;},{&quot;family&quot;:&quot;Newton&quot;,&quot;given&quot;:&quot;Sam K.&quot;,&quot;parse-names&quot;:false,&quot;dropping-particle&quot;:&quot;&quot;,&quot;non-dropping-particle&quot;:&quot;&quot;},{&quot;family&quot;:&quot;Owusu-Agyei&quot;,&quot;given&quot;:&quot;Seth&quot;,&quot;parse-names&quot;:false,&quot;dropping-particle&quot;:&quot;&quot;,&quot;non-dropping-particle&quot;:&quot;&quot;},{&quot;family&quot;:&quot;Tawiah&quot;,&quot;given&quot;:&quot;Charlotte&quot;,&quot;parse-names&quot;:false,&quot;dropping-particle&quot;:&quot;&quot;,&quot;non-dropping-particle&quot;:&quot;&quot;},{&quot;family&quot;:&quot;Zandoh&quot;,&quot;given&quot;:&quot;Charles&quot;,&quot;parse-names&quot;:false,&quot;dropping-particle&quot;:&quot;&quot;,&quot;non-dropping-particle&quot;:&quot;&quot;},{&quot;family&quot;:&quot;Alam&quot;,&quot;given&quot;:&quot;Nurul&quot;,&quot;parse-names&quot;:false,&quot;dropping-particle&quot;:&quot;&quot;,&quot;non-dropping-particle&quot;:&quot;&quot;},{&quot;family&quot;:&quot;Delwar&quot;,&quot;given&quot;:&quot;Nafisa&quot;,&quot;parse-names&quot;:false,&quot;dropping-particle&quot;:&quot;&quot;,&quot;non-dropping-particle&quot;:&quot;&quot;},{&quot;family&quot;:&quot;Haider&quot;,&quot;given&quot;:&quot;M. Moinuddin&quot;,&quot;parse-names&quot;:false,&quot;dropping-particle&quot;:&quot;&quot;,&quot;non-dropping-particle&quot;:&quot;&quot;},{&quot;family&quot;:&quot;Imam&quot;,&quot;given&quot;:&quot;Md Ali&quot;,&quot;parse-names&quot;:false,&quot;dropping-particle&quot;:&quot;&quot;,&quot;non-dropping-particle&quot;:&quot;&quot;},{&quot;family&quot;:&quot;Mahmud&quot;,&quot;given&quot;:&quot;Kaiser&quot;,&quot;parse-names&quot;:false,&quot;dropping-particle&quot;:&quot;&quot;,&quot;non-dropping-particle&quot;:&quot;&quot;},{&quot;family&quot;:&quot;Baschieri&quot;,&quot;given&quot;:&quot;Angela&quot;,&quot;parse-names&quot;:false,&quot;dropping-particle&quot;:&quot;&quot;,&quot;non-dropping-particle&quot;:&quot;&quot;},{&quot;family&quot;:&quot;Cousens&quot;,&quot;given&quot;:&quot;Simon&quot;,&quot;parse-names&quot;:false,&quot;dropping-particle&quot;:&quot;&quot;,&quot;non-dropping-particle&quot;:&quot;&quot;},{&quot;family&quot;:&quot;Gordeev&quot;,&quot;given&quot;:&quot;Vladimir S.&quot;,&quot;parse-names&quot;:false,&quot;dropping-particle&quot;:&quot;&quot;,&quot;non-dropping-particle&quot;:&quot;&quot;},{&quot;family&quot;:&quot;Hardy&quot;,&quot;given&quot;:&quot;Victoria Ponce&quot;,&quot;parse-names&quot;:false,&quot;dropping-particle&quot;:&quot;&quot;,&quot;non-dropping-particle&quot;:&quot;&quot;},{&quot;family&quot;:&quot;Kwesiga&quot;,&quot;given&quot;:&quot;Doris&quot;,&quot;parse-names&quot;:false,&quot;dropping-particle&quot;:&quot;&quot;,&quot;non-dropping-particle&quot;:&quot;&quot;},{&quot;family&quot;:&quot;Machiyama&quot;,&quot;given&quot;:&quot;Kazuyo&quot;,&quot;parse-names&quot;:false,&quot;dropping-particle&quot;:&quot;&quot;,&quot;non-dropping-particle&quot;:&quot;&quot;}],&quot;container-title&quot;:&quot;Population Health Metrics&quot;,&quot;container-title-short&quot;:&quot;Popul. Health Metr.&quot;,&quot;DOI&quot;:&quot;10.1186/s12963-020-00227-y&quot;,&quot;ISSN&quot;:&quot;14787954&quot;,&quot;PMID&quot;:&quot;33557851&quot;,&quot;issued&quot;:{&quot;date-parts&quot;:[[2021,2,1]]},&quot;abstract&quot;:&quot;Background: An estimated 40% of pregnancies globally are unintended. Measurement of pregnancy intention in low- and middle-income countries relies heavily on surveys, notably Demographic and Health Surveys (DHS), yet few studies have evaluated survey questions. We examined questions for measuring pregnancy intention, which are already in the DHS, and additional questions and investigated associations with maternity care utilisation and adverse pregnancy outcomes. Methods: The EN-INDEPTH study surveyed 69,176 women of reproductive age in five Health and Demographic Surveillance System sites in Ghana, Guinea-Bissau, Ethiopia, Uganda and Bangladesh (2017–2018). We investigated responses to survey questions regarding pregnancy intention in two ways: (i) pregnancy-specific intention and (ii) desired-versus-actual family size. We assessed data completeness for each and level of agreement between the two questions, and with future fertility desire. We analysed associations between pregnancy intention and number and timing of antenatal care visits, place of delivery, and stillbirth, neonatal death and low birthweight. Results: Missing data were &lt;2% in all questions. Responses to pregnancy-specific questions were more consistent with future fertility desire than desired-versus-actual family size responses. Using the pregnancy-specific questions, 7.4% of women who reported their last pregnancy as unwanted reported wanting more children in the future, compared with 45.1% of women in the corresponding desired family size category. Women reporting unintended pregnancies were less likely to attend 4+ antenatal care visits (aOR 0.73, 95% CI 0.64–0.83), have their first visit during the first trimester (aOR 0.71, 95% CI 0.63–0.79), and report stillbirths (aOR 0.57, 95% CI 0.44–0.73) or neonatal deaths (aOR 0.79, 95% CI 0.64–0.96), compared with women reporting intended pregnancies. We found no associations for desired-versus-actual family size intention. Conclusions: We found the pregnancy-specific intention questions to be a much more reliable assessment of pregnancy intention than the desired-versus-actual family size questions, despite a reluctance to report pregnancies as unwanted rather than mistimed. The additional questions were useful and may complement current DHS questions, although these are not the only possibilities. As women with unintended pregnancies were more likely to miss timely and frequent antenatal care, implementation research is required to improve coverage and quality of care for those women.&quot;,&quot;publisher&quot;:&quot;BioMed Central Ltd&quot;,&quot;volume&quot;:&quot;19&quot;},&quot;isTemporary&quot;:false}]},{&quot;citationID&quot;:&quot;MENDELEY_CITATION_9c76160f-a689-4f5e-af3f-d7716ea415ef&quot;,&quot;properties&quot;:{&quot;noteIndex&quot;:0},&quot;isEdited&quot;:false,&quot;manualOverride&quot;:{&quot;isManuallyOverridden&quot;:false,&quot;citeprocText&quot;:&quot;[16–18]&quot;,&quot;manualOverrideText&quot;:&quot;&quot;},&quot;citationTag&quot;:&quot;MENDELEY_CITATION_v3_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&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id&quot;:&quot;41319176-5f7f-3067-9c08-d0c7afce9cb9&quot;,&quot;itemData&quot;:{&quot;type&quot;:&quot;article-journal&quot;,&quot;id&quot;:&quot;41319176-5f7f-3067-9c08-d0c7afce9cb9&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link.springer.com/10.1186/s12905-025-04166-4&quot;,&quot;issued&quot;:{&quot;date-parts&quot;:[[2025,11,29]]},&quot;page&quot;:&quot;6&quot;,&quot;issue&quot;:&quot;1&quot;,&quot;volume&quot;:&quot;26&quot;},&quot;isTemporary&quot;:false},{&quot;id&quot;:&quot;ef031068-bfb9-3ebb-84d2-6c4b82e6f8f4&quot;,&quot;itemData&quot;:{&quot;type&quot;:&quot;report&quot;,&quot;id&quot;:&quot;ef031068-bfb9-3ebb-84d2-6c4b82e6f8f4&quot;,&quot;title&quot;:&quot;Bangladesh Demographic and Health Survey 2022 Final Report&quot;,&quot;URL&quot;:&quot;www.niport.gov.bd&quot;,&quot;issued&quot;:{&quot;date-parts&quot;:[[2024]]},&quot;container-title-short&quot;:&quot;&quot;},&quot;isTemporary&quot;:false}]},{&quot;citationID&quot;:&quot;MENDELEY_CITATION_6ee9b520-51da-40ba-99be-c51c2dec7b78&quot;,&quot;properties&quot;:{&quot;noteIndex&quot;:0},&quot;isEdited&quot;:false,&quot;manualOverride&quot;:{&quot;isManuallyOverridden&quot;:false,&quot;citeprocText&quot;:&quot;[19, 20]&quot;,&quot;manualOverrideText&quot;:&quot;&quot;},&quot;citationTag&quot;:&quot;MENDELEY_CITATION_v3_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&quot;,&quot;citationItems&quot;:[{&quot;id&quot;:&quot;6971e9b1-150b-307a-96f3-2d23f2f5f910&quot;,&quot;itemData&quot;:{&quot;type&quot;:&quot;report&quot;,&quot;id&quot;:&quot;6971e9b1-150b-307a-96f3-2d23f2f5f910&quot;,&quot;title&quot;:&quot;Internet Access and Youth’s Mental Health and Well-being: Evidence from Ethiopia&quot;,&quot;author&quot;:[{&quot;family&quot;:&quot;Pham-Thi&quot;,&quot;given&quot;:&quot;Trang&quot;,&quot;parse-names&quot;:false,&quot;dropping-particle&quot;:&quot;&quot;,&quot;non-dropping-particle&quot;:&quot;&quot;},{&quot;family&quot;:&quot;Wong&quot;,&quot;given&quot;:&quot;Pui-hang&quot;,&quot;parse-names&quot;:false,&quot;dropping-particle&quot;:&quot;&quot;,&quot;non-dropping-particle&quot;:&quot;&quot;}],&quot;DOI&quot;:&quot;10.53330/GYMA8538&quot;,&quot;URL&quot;:&quot;https://unu-merit.nl/publications/wppdf/2025/wp2025-007.pdf&quot;,&quot;issued&quot;:{&quot;date-parts&quot;:[[2025,2,18]]},&quot;publisher-place&quot;:&quot;Maastricht&quot;,&quot;container-title-short&quot;:&quot;&quot;},&quot;isTemporary&quot;:false},{&quot;id&quot;:&quot;469a0ec4-f830-3a05-8ed6-d7d3ce7bca21&quot;,&quot;itemData&quot;:{&quot;type&quot;:&quot;article-journal&quot;,&quot;id&quot;:&quot;469a0ec4-f830-3a05-8ed6-d7d3ce7bca21&quot;,&quot;title&quot;:&quot;Spatial distribution and its associated factors of unmet need for family planning among women of reproductive age in administrative woredas of Ethiopia&quot;,&quot;author&quot;:[{&quot;family&quot;:&quot;Endeshew&quot;,&quot;given&quot;:&quot;Degsew Sileshi&quot;,&quot;parse-names&quot;:false,&quot;dropping-particle&quot;:&quot;&quot;,&quot;non-dropping-particle&quot;:&quot;&quot;},{&quot;family&quot;:&quot;Workie&quot;,&quot;given&quot;:&quot;Demeke Lakew&quot;,&quot;parse-names&quot;:false,&quot;dropping-particle&quot;:&quot;&quot;,&quot;non-dropping-particle&quot;:&quot;&quot;},{&quot;family&quot;:&quot;Mitku&quot;,&quot;given&quot;:&quot;Aweke Abebaw&quot;,&quot;parse-names&quot;:false,&quot;dropping-particle&quot;:&quot;&quot;,&quot;non-dropping-particle&quot;:&quot;&quot;}],&quot;container-title&quot;:&quot;BMC Women's Health&quot;,&quot;container-title-short&quot;:&quot;BMC Womens Health&quot;,&quot;DOI&quot;:&quot;10.1186/s12905-026-04283-8&quot;,&quot;ISSN&quot;:&quot;1472-6874&quot;,&quot;URL&quot;:&quot;https://link.springer.com/10.1186/s12905-026-04283-8&quot;,&quot;issued&quot;:{&quot;date-parts&quot;:[[2026,1,24]]}},&quot;isTemporary&quot;:false}]},{&quot;citationID&quot;:&quot;MENDELEY_CITATION_5142966e-2326-45db-afc8-3eda5ead8059&quot;,&quot;properties&quot;:{&quot;noteIndex&quot;:0},&quot;isEdited&quot;:false,&quot;manualOverride&quot;:{&quot;isManuallyOverridden&quot;:false,&quot;citeprocText&quot;:&quot;[21]&quot;,&quot;manualOverrideText&quot;:&quot;&quot;},&quot;citationTag&quot;:&quot;MENDELEY_CITATION_v3_eyJjaXRhdGlvbklEIjoiTUVOREVMRVlfQ0lUQVRJT05fNTE0Mjk2NmUtMjMyNi00NWRiLWFmYzgtM2VkYTVlYWQ4MDU5IiwicHJvcGVydGllcyI6eyJub3RlSW5kZXgiOjB9LCJpc0VkaXRlZCI6ZmFsc2UsIm1hbnVhbE92ZXJyaWRlIjp7ImlzTWFudWFsbHlPdmVycmlkZGVuIjpmYWxzZSwiY2l0ZXByb2NUZXh0IjoiWzIxXSIsIm1hbnVhbE92ZXJyaWRlVGV4dCI6IiJ9LCJjaXRhdGlvbkl0ZW1zIjpbeyJpZCI6IjVhMmE0NjEyLTZhMDMtM2M4OS05OWE1LTRhYzU3OTQzYzQyNCIsIml0ZW1EYXRhIjp7InR5cGUiOiJhcnRpY2xlLWpvdXJuYWwiLCJpZCI6IjVhMmE0NjEyLTZhMDMtM2M4OS05OWE1LTRhYzU3OTQzYzQyNC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5a2a4612-6a03-3c89-99a5-4ac57943c424&quot;,&quot;itemData&quot;:{&quot;type&quot;:&quot;article-journal&quot;,&quot;id&quot;:&quot;5a2a4612-6a03-3c89-99a5-4ac57943c424&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99847415-c5b2-4c59-b05b-7f35592742e8&quot;,&quot;properties&quot;:{&quot;noteIndex&quot;:0},&quot;isEdited&quot;:false,&quot;manualOverride&quot;:{&quot;isManuallyOverridden&quot;:false,&quot;citeprocText&quot;:&quot;[22–24]&quot;,&quot;manualOverrideText&quot;:&quot;&quot;},&quot;citationTag&quot;:&quot;MENDELEY_CITATION_v3_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&quot;,&quot;citationItems&quot;:[{&quot;id&quot;:&quot;8bfa0197-d800-3d9f-b56f-0ef5da6a016b&quot;,&quot;itemData&quot;:{&quot;type&quot;:&quot;article&quot;,&quot;id&quot;:&quot;8bfa0197-d800-3d9f-b56f-0ef5da6a016b&quot;,&quot;title&quot;:&quot;Implications of Big Data Analytics, AI, Machine Learning, and Deep Learning in the Health Care System of Bangladesh: Scoping Review&quot;,&quot;author&quot;:[{&quot;family&quot;:&quot;Alam&quot;,&quot;given&quot;:&quot;Md Ashraful&quot;,&quot;parse-names&quot;:false,&quot;dropping-particle&quot;:&quot;&quot;,&quot;non-dropping-particle&quot;:&quot;&quot;},{&quot;family&quot;:&quot;Sajib&quot;,&quot;given&quot;:&quot;Md Refat Uz Zaman&quot;,&quot;parse-names&quot;:false,&quot;dropping-particle&quot;:&quot;&quot;,&quot;non-dropping-particle&quot;:&quot;&quot;},{&quot;family&quot;:&quot;Rahman&quot;,&quot;given&quot;:&quot;Fariya&quot;,&quot;parse-names&quot;:false,&quot;dropping-particle&quot;:&quot;&quot;,&quot;non-dropping-particle&quot;:&quot;&quot;},{&quot;family&quot;:&quot;Ether&quot;,&quot;given&quot;:&quot;Saraban&quot;,&quot;parse-names&quot;:false,&quot;dropping-particle&quot;:&quot;&quot;,&quot;non-dropping-particle&quot;:&quot;&quot;},{&quot;family&quot;:&quot;Hanson&quot;,&quot;given&quot;:&quot;Molly&quot;,&quot;parse-names&quot;:false,&quot;dropping-particle&quot;:&quot;&quot;,&quot;non-dropping-particle&quot;:&quot;&quot;},{&quot;family&quot;:&quot;Sayeed&quot;,&quot;given&quot;:&quot;Abu&quot;,&quot;parse-names&quot;:false,&quot;dropping-particle&quot;:&quot;&quot;,&quot;non-dropping-particle&quot;:&quot;&quot;},{&quot;family&quot;:&quot;Akter&quot;,&quot;given&quot;:&quot;Ema&quot;,&quot;parse-names&quot;:false,&quot;dropping-particle&quot;:&quot;&quot;,&quot;non-dropping-particle&quot;:&quot;&quot;},{&quot;family&quot;:&quot;Nusrat&quot;,&quot;given&quot;:&quot;Nowrin&quot;,&quot;parse-names&quot;:false,&quot;dropping-particle&quot;:&quot;&quot;,&quot;non-dropping-particle&quot;:&quot;&quot;},{&quot;family&quot;:&quot;Islam&quot;,&quot;given&quot;:&quot;Tanjeena Tahrin&quot;,&quot;parse-names&quot;:false,&quot;dropping-particle&quot;:&quot;&quot;,&quot;non-dropping-particle&quot;:&quot;&quot;},{&quot;family&quot;:&quot;Raza&quot;,&quot;given&quot;:&quot;Sahar&quot;,&quot;parse-names&quot;:false,&quot;dropping-particle&quot;:&quot;&quot;,&quot;non-dropping-particle&quot;:&quot;&quot;},{&quot;family&quot;:&quot;Tanvir&quot;,&quot;given&quot;:&quot;K. M.&quot;,&quot;parse-names&quot;:false,&quot;dropping-particle&quot;:&quot;&quot;,&quot;non-dropping-particle&quot;:&quot;&quot;},{&quot;family&quot;:&quot;Chisti&quot;,&quot;given&quot;:&quot;Mohammod Jobayer&quot;,&quot;parse-names&quot;:false,&quot;dropping-particle&quot;:&quot;&quot;,&quot;non-dropping-particle&quot;:&quot;&quot;},{&quot;family&quot;:&quot;Sadeq-Ur Rahman&quot;,&quot;given&quot;:&quot;Qazi&quot;,&quot;parse-names&quot;:false,&quot;dropping-particle&quot;:&quot;&quot;,&quot;non-dropping-particle&quot;:&quot;&quot;},{&quot;family&quot;:&quot;Hossain&quot;,&quot;given&quot;:&quot;Akm&quot;,&quot;parse-names&quot;:false,&quot;dropping-particle&quot;:&quot;&quot;,&quot;non-dropping-particle&quot;:&quot;&quot;},{&quot;family&quot;:&quot;Layek&quot;,&quot;given&quot;:&quot;M. A.&quot;,&quot;parse-names&quot;:false,&quot;dropping-particle&quot;:&quot;&quot;,&quot;non-dropping-particle&quot;:&quot;&quot;},{&quot;family&quot;:&quot;Zaman&quot;,&quot;given&quot;:&quot;Asaduz&quot;,&quot;parse-names&quot;:false,&quot;dropping-particle&quot;:&quot;&quot;,&quot;non-dropping-particle&quot;:&quot;&quot;},{&quot;family&quot;:&quot;Rana&quot;,&quot;given&quot;:&quot;Juwel&quot;,&quot;parse-names&quot;:false,&quot;dropping-particle&quot;:&quot;&quot;,&quot;non-dropping-particle&quot;:&quot;&quot;},{&quot;family&quot;:&quot;Rahman&quot;,&quot;given&quot;:&quot;Syed Moshfiqur&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Medical Internet Research&quot;,&quot;container-title-short&quot;:&quot;J. Med. Internet Res.&quot;,&quot;DOI&quot;:&quot;10.2196/54710&quot;,&quot;ISSN&quot;:&quot;14388871&quot;,&quot;PMID&quot;:&quot;39466315&quot;,&quot;issued&quot;:{&quot;date-parts&quot;:[[2024]]},&quot;abstract&quot;:&quot;Background: The rapid advancement of digital technologies, particularly in big data analytics (BDA), artificial intelligence (AI), machine learning (ML), and deep learning (DL), is reshaping the global health care system, including in Bangladesh. The increased adoption of these technologies in health care delivery within Bangladesh has sparked their integration into health care and public health research, resulting in a noticeable surge in related studies. However, a critical gap exists, as there is a lack of comprehensive evidence regarding the research landscape; regulatory challenges; use cases; and the application and adoption of BDA, AI, ML, and DL in the health care system of Bangladesh. This gap impedes the attainment of optimal results. As Bangladesh is a leading implementer of digital technologies, bridging this gap is urgent for the effective use of these advancing technologies. Objective: This scoping review aims to collate (1) the existing research in Bangladesh's health care system, using the aforementioned technologies and synthesizing their findings, and (2) the limitations faced by researchers in integrating the aforementioned technologies into health care research. Methods: MEDLINE (via PubMed), IEEE Xplore, Scopus, and Embase databases were searched to identify published research articles between January 1, 2000, and September 10, 2023, meeting the following inclusion criteria: (1) any study using any of the BDA, AI, ML, and DL technologies and health care and public health datasets for predicting health issues and forecasting any kind of outbreak; (2) studies primarily focusing on health care and public health issues in Bangladesh; and (3) original research articles published in peer-reviewed journals and conference proceedings written in English. Results: With the initial search, we identified 1653 studies. Following the inclusion and exclusion criteria and full-text review, 4.66% (77/1653) of the articles were finally included in this review. There was a substantial increase in studies over the last 5 years (2017-2023). Among the 77 studies, the majority (n=65, 84%) used ML models. A smaller proportion of studies incorporated AI (4/77, 5%), DL (7/77, 9%), and BDA (1/77, 1%) technologies. Among the reviewed articles, 52% (40/77) relied on primary data, while the remaining 48% (37/77) used secondary data. The primary research areas of focus were infectious diseases (15/77, 19%), noncommunicable diseases (23/77, 30%), child health (11/77, 14%), and mental health (9/77, 12%). Conclusions: This scoping review highlights remarkable progress in leveraging BDA, AI, ML, and DL within Bangladesh's health care system. The observed surge in studies over the last 5 years underscores the increasing significance of AI and related technologies in health care research. Notably, most (65/77, 84%) studies focused on ML models, unveiling opportunities for advancements in predictive modeling. This review encapsulates the current state of technological integration and propels us into a promising era for the future of digital Bangladesh.&quot;,&quot;publisher&quot;:&quot;JMIR Publications Inc.&quot;,&quot;volume&quot;:&quot;26&quot;},&quot;isTemporary&quot;:false},{&quot;id&quot;:&quot;616a4607-48b1-3ae9-aaf9-12f9b69580fa&quot;,&quot;itemData&quot;:{&quot;type&quot;:&quot;article-journal&quot;,&quot;id&quot;:&quot;616a4607-48b1-3ae9-aaf9-12f9b69580fa&quot;,&quot;title&quot;:&quot;Link between unmet need and economic status in Bangladesh: gap in urban and rural areas&quot;,&quot;author&quot;:[{&quot;family&quot;:&quot;Shabuz&quot;,&quot;given&quot;:&quot;Zillur Rahman&quot;,&quot;parse-names&quot;:false,&quot;dropping-particle&quot;:&quot;&quot;,&quot;non-dropping-particle&quot;:&quot;&quot;},{&quot;family&quot;:&quot;Haque&quot;,&quot;given&quot;:&quot;M. Ershadul&quot;,&quot;parse-names&quot;:false,&quot;dropping-particle&quot;:&quot;&quot;,&quot;non-dropping-particle&quot;:&quot;&quot;},{&quot;family&quot;:&quot;Islam&quot;,&quot;given&quot;:&quot;Md Kawsarul&quot;,&quot;parse-names&quot;:false,&quot;dropping-particle&quot;:&quot;&quot;,&quot;non-dropping-particle&quot;:&quot;&quot;},{&quot;family&quot;:&quot;Bari&quot;,&quot;given&quot;:&quot;Wasimul&quot;,&quot;parse-names&quot;:false,&quot;dropping-particle&quot;:&quot;&quot;,&quot;non-dropping-particle&quot;:&quot;&quot;}],&quot;container-title&quot;:&quot;BMC Women's Health&quot;,&quot;container-title-short&quot;:&quot;BMC Womens Health&quot;,&quot;DOI&quot;:&quot;10.1186/s12905-022-01752-8&quot;,&quot;ISSN&quot;:&quot;14726874&quot;,&quot;PMID&quot;:&quot;35568941&quot;,&quot;issued&quot;:{&quot;date-parts&quot;:[[2022,12,1]]},&quot;abstract&quot;:&quot;Background: Unmet need for family planning (FP) is a core concept in designing FP programmes and reduction of unmet need for FP can improve reproductive and maternal health services. Bangladesh is still away from achieving the target regarding unmet need for FP. This study aimed to explore the composite effect of economic status and place of residence on unmet need for FP among currently married women of reproductive age in Bangladesh after controlling the effect of other selected covariates. Methods: The study used the data extracted from the Bangladesh Demographic and Health Survey (BDHS) 2017–2018, which is a nationally representative survey implemented using a stratified two-stage cluster sample design. A total of 13,031 currently married women of reproductive age were included in the final analysis. Binary logistic regression model has been employed to identify the factors influencing the unmet need for FP. Model-I investigated the effect of composite variable place-wealth on unmet need for FP and Model-II examined the effect of place-wealth on unmet need for FP after adjusting for the effect of other selected covariates. The Odds Ratios with p-values were reported to identify significant covariates. Results: The rate of unmet need for FP was 15.48%. The composite factor of economic status and place of residence had significant influence on unmet need for FP in both models. Generally, rural women were significantly more likely to have unmet need for FP than their urban counterparts. In particular, women from rural areas and belong to rich families had the highest likelihoods of unmet need for FP. The other selected covariates also had significant influence on unmet need for FP. Conclusion: This study shows that rural women had higher odds of unmet need for FP than urban women. The healthcare providers and stakeholders should take necessary actions to motivate women to use contraceptive specially the women who are residing in the rural areas.&quot;,&quot;publisher&quot;:&quot;BioMed Central Ltd&quot;,&quot;issue&quot;:&quot;1&quot;,&quot;volume&quot;:&quot;22&quot;},&quot;isTemporary&quot;:false},{&quot;id&quot;:&quot;eeec89c3-2add-31a5-943d-89b60c0cb8b3&quot;,&quot;itemData&quot;:{&quot;type&quot;:&quot;article-journal&quot;,&quot;id&quot;:&quot;eeec89c3-2add-31a5-943d-89b60c0cb8b3&quot;,&quot;title&quot;:&quot;Disparities in contraceptive preferences among Bangladeshi women: a multilevel logistic regression study&quot;,&quot;author&quot;:[{&quot;family&quot;:&quot;Khan&quot;,&quot;given&quot;:&quot;Md Hasinur Rahaman&quot;,&quot;parse-names&quot;:false,&quot;dropping-particle&quot;:&quot;&quot;,&quot;non-dropping-particle&quot;:&quot;&quot;},{&quot;family&quot;:&quot;Siddik&quot;,&quot;given&quot;:&quot;Abu Bakar&quot;,&quot;parse-names&quot;:false,&quot;dropping-particle&quot;:&quot;&quot;,&quot;non-dropping-particle&quot;:&quot;&quot;},{&quot;family&quot;:&quot;Islam&quot;,&quot;given&quot;:&quot;Tarikul&quot;,&quot;parse-names&quot;:false,&quot;dropping-particle&quot;:&quot;&quot;,&quot;non-dropping-particle&quot;:&quot;&quot;}],&quot;container-title&quot;:&quot;BMC Public Health&quot;,&quot;container-title-short&quot;:&quot;BMC Public Health&quot;,&quot;DOI&quot;:&quot;10.1186/s12889-025-24424-2&quot;,&quot;ISSN&quot;:&quot;14712458&quot;,&quot;PMID&quot;:&quot;41068653&quot;,&quot;issued&quot;:{&quot;date-parts&quot;:[[2025,12,1]]},&quot;abstract&quot;:&quot;Background: Understanding the contraceptive preferences of currently married women who are not using any method but intend to do so in the future is critical for addressing unmet need and informing targeted family planning strategies. In Bangladesh, despite progress in contraceptive uptake, disparities persist across socio-demographic groups and geographic regions. This study examines the determinants of preferred future contraceptive methods among non-using but intending women in Bangladesh using a multilevel analytic framework. Methods: We used data from the 2014 Bangladesh Demographic and Health Survey (BDHS), focusing on 3,662 currently married women aged 15–49 who were not using any contraceptive method but intended to adopt one in the future. The outcome variable, preferred future contraceptive method, was categorized into three groups: Pill (reference), Injection, and Other methods (e.g., condom, sterilization, Norplant). A two-level multinomial logistic regression model was applied, with women (level 1) nested within administrative divisions (level 2), using a Bayesian estimation approach. Results: The Pill was the most preferred method overall (49%), followed by Other methods (30%) and Injection (21%). Preference patterns varied by age, education, parity, wealth, and place of residence. Women with higher education had significantly greater odds of preferring other methods over pills (OR = 1.68, 95% CI: 1.14–2.51), while those with more children were more likely to prefer injections. Urban women were more inclined to prefer other methods compared to rural women (OR = 1.38, 95% CI: 1.14–1.71). The analysis revealed significant variation across divisions, highlighting contextual influences on contraceptive preferences. Conclusions: Contraceptive preferences among non-using but intending women in Bangladesh are shaped by a complex interplay of individual and regional factors. Programs aiming to reduce unmet need and method discontinuation should adopt tailored strategies that consider age, education, parity, and regional disparities. Enhancing method choice, promoting female education, and improving service delivery in underserved regions are essential for achieving reproductive health equity and advancing national and global family planning goals.&quot;,&quot;publisher&quot;:&quot;BioMed Central Ltd&quot;,&quot;issue&quot;:&quot;1&quot;,&quot;volume&quot;:&quot;25&quot;},&quot;isTemporary&quot;:false}]},{&quot;citationID&quot;:&quot;MENDELEY_CITATION_da11f7f5-cbec-4d17-91d5-5f6df17aba5c&quot;,&quot;properties&quot;:{&quot;noteIndex&quot;:0},&quot;isEdited&quot;:false,&quot;manualOverride&quot;:{&quot;isManuallyOverridden&quot;:false,&quot;citeprocText&quot;:&quot;[16]&quot;,&quot;manualOverrideText&quot;:&quot;&quot;},&quot;citationTag&quot;:&quot;MENDELEY_CITATION_v3_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&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citationID&quot;:&quot;MENDELEY_CITATION_4bb35a1a-5503-4705-b3a4-8a2ff7258461&quot;,&quot;properties&quot;:{&quot;noteIndex&quot;:0},&quot;isEdited&quot;:false,&quot;manualOverride&quot;:{&quot;isManuallyOverridden&quot;:false,&quot;citeprocText&quot;:&quot;[25]&quot;,&quot;manualOverrideText&quot;:&quot;&quot;},&quot;citationTag&quot;:&quot;MENDELEY_CITATION_v3_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&quot;,&quot;citationItems&quot;:[{&quot;id&quot;:&quot;c5bf704d-0e9a-3b01-84af-d8ca87cd29ec&quot;,&quot;itemData&quot;:{&quot;type&quot;:&quot;article-journal&quot;,&quot;id&quot;:&quot;c5bf704d-0e9a-3b01-84af-d8ca87cd29ec&quot;,&quot;title&quot;:&quot;A population-level data linkage study to explore the association between health facility level factors and unintended pregnancy in Bangladesh&quot;,&quot;author&quot;:[{&quot;family&quot;:&quot;Khan&quot;,&quot;given&quot;:&quot;Md Nuruzzaman&quot;,&quot;parse-names&quot;:false,&quot;dropping-particle&quot;:&quot;&quot;,&quot;non-dropping-particle&quot;:&quot;&quot;},{&quot;family&quot;:&quot;Harris&quot;,&quot;given&quot;:&quot;Melissa L.&quot;,&quot;parse-names&quot;:false,&quot;dropping-particle&quot;:&quot;&quot;,&quot;non-dropping-particle&quot;:&quot;&quot;},{&quot;family&quot;:&quot;Huda&quot;,&quot;given&quot;:&quot;Md Nazmul&quot;,&quot;parse-names&quot;:false,&quot;dropping-particle&quot;:&quot;&quot;,&quot;non-dropping-particle&quot;:&quot;&quot;},{&quot;family&quot;:&quot;Loxton&quot;,&quot;given&quot;:&quot;Deborah&quot;,&quot;parse-names&quot;:false,&quot;dropping-particle&quot;:&quot;&quot;,&quot;non-dropping-particle&quot;:&quot;&quot;}],&quot;container-title&quot;:&quot;Scientific Reports&quot;,&quot;container-title-short&quot;:&quot;Sci. Rep.&quot;,&quot;DOI&quot;:&quot;10.1038/s41598-022-19559-w&quot;,&quot;ISSN&quot;:&quot;20452322&quot;,&quot;PMID&quot;:&quot;36071170&quot;,&quot;issued&quot;:{&quot;date-parts&quot;:[[2022,12,1]]},&quot;abstract&quot;:&quot;The objective of this study was to investigate the effects of health facility-level factors, including the availability of long-acting modern contraceptives (LAMC) at the nearest health facility and its distance from women’s homes, on the occurrence of unintended pregnancy that resulted in a live birth. We analysed the 2017/18 Bangladesh Demographic and Health Survey data linked with the 2017 Bangladesh Health Facility Survey. The weighted sample comprised 5051 women of reproductive age, who had at least one live birth within 3 years of the survey. The outcome variable was women’s intention to conceive at their most recent pregnancy that ended with a live birth. The major explanatory variables were the health facility level factors. A multi-level multinomial logistic regression model was used to assess the association of the outcome variable with explanatory variables adjusting for individual, household, and community-level factors. Nearly 21% of the total respondents reported that their most recent live birth was unintended at conception. Better health facility management systems and health facility infrastructure were found to be 14–30% protective of unintended pregnancy that resulted in a live birth. LAMC availability at the nearest health facility was associated with a 31% reduction (95% CI 0.50–0.92) in the likelihood of an unwanted pregnancy that resulted in a live birth. Health facility readiness to provide LAMC was also associated with a 14–16% reduction in unintended pregnancies that ended with a birth. The likelihood of unintended pregnancy that resulted in a live birth increased around 20–22% with the increased distance of the nearest health facility providing LAMC from the women’s homes.The availability of health facilities near women’s homes and access to LAMC can significantly reduce unintended pregnancy. Policies and programs to ensure access and affordability of LAMC across current health facilities and to increase the number of health facilities are recommended.&quot;,&quot;publisher&quot;:&quot;Nature Research&quot;,&quot;issue&quot;:&quot;1&quot;,&quot;volume&quot;:&quot;12&quot;},&quot;isTemporary&quot;:false}]},{&quot;citationID&quot;:&quot;MENDELEY_CITATION_7602775b-a129-43e9-922b-0ee10a6bc495&quot;,&quot;properties&quot;:{&quot;noteIndex&quot;:0},&quot;isEdited&quot;:false,&quot;manualOverride&quot;:{&quot;isManuallyOverridden&quot;:false,&quot;citeprocText&quot;:&quot;[26]&quot;,&quot;manualOverrideText&quot;:&quot;&quot;},&quot;citationTag&quot;:&quot;MENDELEY_CITATION_v3_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&quot;,&quot;citationItems&quot;:[{&quot;id&quot;:&quot;d8088dee-8dc4-381d-88c8-57e108b40ad5&quot;,&quot;itemData&quot;:{&quot;type&quot;:&quot;article-journal&quot;,&quot;id&quot;:&quot;d8088dee-8dc4-381d-88c8-57e108b40ad5&quot;,&quot;title&quot;:&quot;Effects of lower tiers of government healthcare facilities on unmet need for contraception and contraception use in Bangladesh&quot;,&quot;author&quot;:[{&quot;family&quot;:&quot;Khan&quot;,&quot;given&quot;:&quot;Md Nuruzzaman&quot;,&quot;parse-names&quot;:false,&quot;dropping-particle&quot;:&quot;&quot;,&quot;non-dropping-particle&quot;:&quot;&quot;},{&quot;family&quot;:&quot;Khanam&quot;,&quot;given&quot;:&quot;Shimlin Jahan&quot;,&quot;parse-names&quot;:false,&quot;dropping-particle&quot;:&quot;&quot;,&quot;non-dropping-particle&quot;:&quot;&quot;},{&quot;family&quot;:&quot;Ali Khan&quot;,&quot;given&quot;:&quot;Md Mostaured&quot;,&quot;parse-names&quot;:false,&quot;dropping-particle&quot;:&quot;&quot;,&quot;non-dropping-particle&quot;:&quot;&quot;},{&quot;family&quot;:&quot;Islam&quot;,&quot;given&quot;:&quot;M. Mofizul&quot;,&quot;parse-names&quot;:false,&quot;dropping-particle&quot;:&quot;&quot;,&quot;non-dropping-particle&quot;:&quot;&quot;},{&quot;family&quot;:&quot;Harris&quot;,&quot;given&quot;:&quot;Melissa L.&quot;,&quot;parse-names&quot;:false,&quot;dropping-particle&quot;:&quot;&quot;,&quot;non-dropping-particle&quot;:&quot;&quot;}],&quot;container-title&quot;:&quot;PLoS ONE&quot;,&quot;container-title-short&quot;:&quot;PLoS One&quot;,&quot;DOI&quot;:&quot;10.1371/journal.pone.0290468&quot;,&quot;ISSN&quot;:&quot;19326203&quot;,&quot;PMID&quot;:&quot;37594992&quot;,&quot;issued&quot;:{&quot;date-parts&quot;:[[2023,8,1]]},&quot;abstract&quot;:&quot;Background In low- and middle-income countries (LMICs), including Bangladesh, modern contraception use remains lower than desired, resulting in a higher unmet need. A potential factor contributing to lower contraceptive use is reduced access to and use of lower tiers of government healthcare facilities, including home visits by family welfare assistants (FWAs), as well as women’s visits to community and satellite clinics. These relationships, however, are still unexplored in Bangladesh and LMICs more broadly. The aim of this study was to explore the effects of lower tiers of government healthcare facilities on unmet needs for contraception and contraception use in Bangladesh. Methods Data from 17,585 sexually active married women were analyzed from the 2017 Bangladesh Demographic and Health Survey. The outcome variables were any contraceptive use, modern contraceptive use, unmet need for contraception, and unmet need for modern contraception. The explanatory variables considered were respondents’ home visits by FWAs, respondents’ visits to a community clinic, and respondents’ visits to a satellite clinic. Multilevel mixed-effect Poisson regression with robust variance was used to determine the association between the outcome and explanatory variables, adjusted for individual-, household-, and community-level factors. Results Approximately 18% of respondents were visited by FWAs in the three months prior to the survey date and only 3.4% and 3.1% of women attended community and satellite clinics, respectively. Women who reported being visited by FWAs in the three months prior to the survey were approximately 36% less likely to report an unmet need for modern contraception and 42% more likely to report using modern contraception than women who did not report such a visit. A higher likelihood of unmet need for contraception and a lower likelihood of contraception use were found among women who did not visit these community or satellite clinics or visited these clinics for other reasons than collecting contraception as compared to women who visited these clinics to collect contraception. Conclusion Home visits by FWAs to respondents’ homes to provide contraception as well as respondents’ visits to satellite and community clinics play a major role in Bangladesh to ensure contraception use and reduce the unmet need for contraception. However, their coverage is quite low in Bangladesh. The findings suggest an urgent need for greater government initiatives to increase the number of FWAs and proper monitoring of them at the field level.&quot;,&quot;publisher&quot;:&quot;Public Library of Science&quot;,&quot;issue&quot;:&quot;8 AUGUST&quot;,&quot;volume&quot;:&quot;18&quot;},&quot;isTemporary&quot;:false}]},{&quot;citationID&quot;:&quot;MENDELEY_CITATION_53158185-e60a-4c44-bec0-ba70e8f410a2&quot;,&quot;properties&quot;:{&quot;noteIndex&quot;:0},&quot;isEdited&quot;:false,&quot;manualOverride&quot;:{&quot;isManuallyOverridden&quot;:false,&quot;citeprocText&quot;:&quot;[23]&quot;,&quot;manualOverrideText&quot;:&quot;&quot;},&quot;citationTag&quot;:&quot;MENDELEY_CITATION_v3_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&quot;,&quot;citationItems&quot;:[{&quot;id&quot;:&quot;616a4607-48b1-3ae9-aaf9-12f9b69580fa&quot;,&quot;itemData&quot;:{&quot;type&quot;:&quot;article-journal&quot;,&quot;id&quot;:&quot;616a4607-48b1-3ae9-aaf9-12f9b69580fa&quot;,&quot;title&quot;:&quot;Link between unmet need and economic status in Bangladesh: gap in urban and rural areas&quot;,&quot;author&quot;:[{&quot;family&quot;:&quot;Shabuz&quot;,&quot;given&quot;:&quot;Zillur Rahman&quot;,&quot;parse-names&quot;:false,&quot;dropping-particle&quot;:&quot;&quot;,&quot;non-dropping-particle&quot;:&quot;&quot;},{&quot;family&quot;:&quot;Haque&quot;,&quot;given&quot;:&quot;M. Ershadul&quot;,&quot;parse-names&quot;:false,&quot;dropping-particle&quot;:&quot;&quot;,&quot;non-dropping-particle&quot;:&quot;&quot;},{&quot;family&quot;:&quot;Islam&quot;,&quot;given&quot;:&quot;Md Kawsarul&quot;,&quot;parse-names&quot;:false,&quot;dropping-particle&quot;:&quot;&quot;,&quot;non-dropping-particle&quot;:&quot;&quot;},{&quot;family&quot;:&quot;Bari&quot;,&quot;given&quot;:&quot;Wasimul&quot;,&quot;parse-names&quot;:false,&quot;dropping-particle&quot;:&quot;&quot;,&quot;non-dropping-particle&quot;:&quot;&quot;}],&quot;container-title&quot;:&quot;BMC Women's Health&quot;,&quot;container-title-short&quot;:&quot;BMC Womens Health&quot;,&quot;DOI&quot;:&quot;10.1186/s12905-022-01752-8&quot;,&quot;ISSN&quot;:&quot;14726874&quot;,&quot;PMID&quot;:&quot;35568941&quot;,&quot;issued&quot;:{&quot;date-parts&quot;:[[2022,12,1]]},&quot;abstract&quot;:&quot;Background: Unmet need for family planning (FP) is a core concept in designing FP programmes and reduction of unmet need for FP can improve reproductive and maternal health services. Bangladesh is still away from achieving the target regarding unmet need for FP. This study aimed to explore the composite effect of economic status and place of residence on unmet need for FP among currently married women of reproductive age in Bangladesh after controlling the effect of other selected covariates. Methods: The study used the data extracted from the Bangladesh Demographic and Health Survey (BDHS) 2017–2018, which is a nationally representative survey implemented using a stratified two-stage cluster sample design. A total of 13,031 currently married women of reproductive age were included in the final analysis. Binary logistic regression model has been employed to identify the factors influencing the unmet need for FP. Model-I investigated the effect of composite variable place-wealth on unmet need for FP and Model-II examined the effect of place-wealth on unmet need for FP after adjusting for the effect of other selected covariates. The Odds Ratios with p-values were reported to identify significant covariates. Results: The rate of unmet need for FP was 15.48%. The composite factor of economic status and place of residence had significant influence on unmet need for FP in both models. Generally, rural women were significantly more likely to have unmet need for FP than their urban counterparts. In particular, women from rural areas and belong to rich families had the highest likelihoods of unmet need for FP. The other selected covariates also had significant influence on unmet need for FP. Conclusion: This study shows that rural women had higher odds of unmet need for FP than urban women. The healthcare providers and stakeholders should take necessary actions to motivate women to use contraceptive specially the women who are residing in the rural areas.&quot;,&quot;publisher&quot;:&quot;BioMed Central Ltd&quot;,&quot;issue&quot;:&quot;1&quot;,&quot;volume&quot;:&quot;22&quot;},&quot;isTemporary&quot;:false}]},{&quot;citationID&quot;:&quot;MENDELEY_CITATION_1e1d3922-92d4-4be8-b0fa-a14b29ee36e1&quot;,&quot;properties&quot;:{&quot;noteIndex&quot;:0},&quot;isEdited&quot;:false,&quot;manualOverride&quot;:{&quot;isManuallyOverridden&quot;:false,&quot;citeprocText&quot;:&quot;[9]&quot;,&quot;manualOverrideText&quot;:&quot;&quot;},&quot;citationTag&quot;:&quot;MENDELEY_CITATION_v3_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&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b5f60148-4ec8-4141-8a78-e35a5cd7c6f0&quot;,&quot;properties&quot;:{&quot;noteIndex&quot;:0},&quot;isEdited&quot;:false,&quot;manualOverride&quot;:{&quot;isManuallyOverridden&quot;:false,&quot;citeprocText&quot;:&quot;[27]&quot;,&quot;manualOverrideText&quot;:&quot;&quot;},&quot;citationTag&quot;:&quot;MENDELEY_CITATION_v3_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&quot;,&quot;citationItems&quot;:[{&quot;id&quot;:&quot;01bd471a-25ac-3ad0-977d-ee79af3a01fc&quot;,&quot;itemData&quot;:{&quot;type&quot;:&quot;article-journal&quot;,&quot;id&quot;:&quot;01bd471a-25ac-3ad0-977d-ee79af3a01fc&quot;,&quot;title&quot;:&quot;Strengthening the Reporting of Observational Studies in Epidemiology (STROBE): Explanation and Elaboration&quot;,&quot;author&quot;:[{&quot;family&quot;:&quot;Vandenbroucke&quot;,&quot;given&quot;:&quot;Jan P&quot;,&quot;parse-names&quot;:false,&quot;dropping-particle&quot;:&quot;&quot;,&quot;non-dropping-particle&quot;:&quot;&quot;},{&quot;family&quot;:&quot;Elm&quot;,&quot;given&quot;:&quot;Erik&quot;,&quot;parse-names&quot;:false,&quot;dropping-particle&quot;:&quot;&quot;,&quot;non-dropping-particle&quot;:&quot;Von&quot;},{&quot;family&quot;:&quot;Altman&quot;,&quot;given&quot;:&quot;Douglas G&quot;,&quot;parse-names&quot;:false,&quot;dropping-particle&quot;:&quot;&quot;,&quot;non-dropping-particle&quot;:&quot;&quot;},{&quot;family&quot;:&quot;Gøtzsche&quot;,&quot;given&quot;:&quot;Peter C&quot;,&quot;parse-names&quot;:false,&quot;dropping-particle&quot;:&quot;&quot;,&quot;non-dropping-particle&quot;:&quot;&quot;},{&quot;family&quot;:&quot;Mulrow&quot;,&quot;given&quot;:&quot;Cynthia D&quot;,&quot;parse-names&quot;:false,&quot;dropping-particle&quot;:&quot;&quot;,&quot;non-dropping-particle&quot;:&quot;&quot;},{&quot;family&quot;:&quot;Pocock&quot;,&quot;given&quot;:&quot;Stuart J&quot;,&quot;parse-names&quot;:false,&quot;dropping-particle&quot;:&quot;&quot;,&quot;non-dropping-particle&quot;:&quot;&quot;},{&quot;family&quot;:&quot;Poole&quot;,&quot;given&quot;:&quot;Charles&quot;,&quot;parse-names&quot;:false,&quot;dropping-particle&quot;:&quot;&quot;,&quot;non-dropping-particle&quot;:&quot;&quot;},{&quot;family&quot;:&quot;Schlesselman&quot;,&quot;given&quot;:&quot;James J&quot;,&quot;parse-names&quot;:false,&quot;dropping-particle&quot;:&quot;&quot;,&quot;non-dropping-particle&quot;:&quot;&quot;},{&quot;family&quot;:&quot;Egger&quot;,&quot;given&quot;:&quot;Matthias&quot;,&quot;parse-names&quot;:false,&quot;dropping-particle&quot;:&quot;&quot;,&quot;non-dropping-particle&quot;:&quot;&quot;}],&quot;container-title&quot;:&quot;PLoS Medicine | www&quot;,&quot;DOI&quot;:&quot;10.1371/journal.pmed&quot;,&quot;URL&quot;:&quot;http://www.epidem.com/&quot;,&quot;issued&quot;:{&quot;date-parts&quot;:[[2007]]},&quot;abstract&quot;:&quot;Much medical research is observational. The reporting of observational studies is often of insufficient quality. Poor reporting hampers the assessment of the strengths and weaknesses of a study and the generalisability of its results. Taking into account empirical evidence and theoretical considerations, a group of methodologists, researchers, and editors developed the Strengthening the Reporting of Observational Studies in Epidemiology (STROBE) recommendations to improve the quality of reporting of observational studies. The STROBE Statement consists of a checklist of 22 items, which relate to the title, abstract, introduction, methods, results and discussion sections of articles. Eighteen items are common to cohort studies, case-control studies and cross-sectional studies and four are specific to each of the three study designs. The STROBE Statement provides guidance to authors about how to improve the reporting of observational studies and facilitates critical appraisal and interpretation of studies by reviewers, journal editors and readers. This explanatory and elaboration document is intended to enhance the use, understanding, and dissemination of the STROBE Statement. The meaning and rationale for each checklist item are presented. For each item, one or several published examples and, where possible, references to relevant empirical studies and methodological literature are provided. Examples of useful flow diagrams are also included. The STROBE Statement, this document, and the associated Web site (http://www. strobe-statement.org/) should be helpful resources to improve reporting of observational research.&quot;,&quot;volume&quot;:&quot;4&quot;,&quot;container-title-short&quot;:&quot;&quot;},&quot;isTemporary&quot;:false}]},{&quot;citationID&quot;:&quot;MENDELEY_CITATION_90319cdc-7022-4336-909c-310342b49aa3&quot;,&quot;properties&quot;:{&quot;noteIndex&quot;:0},&quot;isEdited&quot;:false,&quot;manualOverride&quot;:{&quot;isManuallyOverridden&quot;:false,&quot;citeprocText&quot;:&quot;[20, 28, 29]&quot;,&quot;manualOverrideText&quot;:&quot;&quot;},&quot;citationTag&quot;:&quot;MENDELEY_CITATION_v3_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&quot;,&quot;citationItems&quot;:[{&quot;id&quot;:&quot;469a0ec4-f830-3a05-8ed6-d7d3ce7bca21&quot;,&quot;itemData&quot;:{&quot;type&quot;:&quot;article-journal&quot;,&quot;id&quot;:&quot;469a0ec4-f830-3a05-8ed6-d7d3ce7bca21&quot;,&quot;title&quot;:&quot;Spatial distribution and its associated factors of unmet need for family planning among women of reproductive age in administrative woredas of Ethiopia&quot;,&quot;author&quot;:[{&quot;family&quot;:&quot;Endeshew&quot;,&quot;given&quot;:&quot;Degsew Sileshi&quot;,&quot;parse-names&quot;:false,&quot;dropping-particle&quot;:&quot;&quot;,&quot;non-dropping-particle&quot;:&quot;&quot;},{&quot;family&quot;:&quot;Workie&quot;,&quot;given&quot;:&quot;Demeke Lakew&quot;,&quot;parse-names&quot;:false,&quot;dropping-particle&quot;:&quot;&quot;,&quot;non-dropping-particle&quot;:&quot;&quot;},{&quot;family&quot;:&quot;Mitku&quot;,&quot;given&quot;:&quot;Aweke Abebaw&quot;,&quot;parse-names&quot;:false,&quot;dropping-particle&quot;:&quot;&quot;,&quot;non-dropping-particle&quot;:&quot;&quot;}],&quot;container-title&quot;:&quot;BMC Women's Health&quot;,&quot;container-title-short&quot;:&quot;BMC Womens Health&quot;,&quot;DOI&quot;:&quot;10.1186/s12905-026-04283-8&quot;,&quot;ISSN&quot;:&quot;1472-6874&quot;,&quot;URL&quot;:&quot;https://link.springer.com/10.1186/s12905-026-04283-8&quot;,&quot;issued&quot;:{&quot;date-parts&quot;:[[2026,1,24]]}},&quot;isTemporary&quot;:false},{&quot;id&quot;:&quot;9675e227-9b29-3b4e-a9bf-ebc70803e676&quot;,&quot;itemData&quot;:{&quot;type&quot;:&quot;report&quot;,&quot;id&quot;:&quot;9675e227-9b29-3b4e-a9bf-ebc70803e676&quot;,&quot;title&quot;:&quot;DHS ANALYTICAL STUDIES 25 REVISING UNMET NEED FOR FAMILY PLANNING&quot;,&quot;author&quot;:[{&quot;family&quot;:&quot;Bradley&quot;,&quot;given&quot;:&quot;Sarah E K&quot;,&quot;parse-names&quot;:false,&quot;dropping-particle&quot;:&quot;&quot;,&quot;non-dropping-particle&quot;:&quot;&quot;},{&quot;family&quot;:&quot;Croft&quot;,&quot;given&quot;:&quot;Trevor N&quot;,&quot;parse-names&quot;:false,&quot;dropping-particle&quot;:&quot;&quot;,&quot;non-dropping-particle&quot;:&quot;&quot;},{&quot;family&quot;:&quot;Fishel&quot;,&quot;given&quot;:&quot;Joy D&quot;,&quot;parse-names&quot;:false,&quot;dropping-particle&quot;:&quot;&quot;,&quot;non-dropping-particle&quot;:&quot;&quot;}],&quot;URL&quot;:&quot;www.measuredhs.com&quot;,&quot;issued&quot;:{&quot;date-parts&quot;:[[2012]]},&quot;container-title-short&quot;:&quot;&quot;},&quot;isTemporary&quot;:false},{&quot;id&quot;:&quot;2095d311-0cef-3e30-8228-d4326e0cd182&quot;,&quot;itemData&quot;:{&quot;type&quot;:&quot;report&quot;,&quot;id&quot;:&quot;2095d311-0cef-3e30-8228-d4326e0cd182&quot;,&quot;title&quot;:&quot;Guide to DHS Statistics - DHS-8&quot;,&quot;author&quot;:[{&quot;family&quot;:&quot;Croft&quot;,&quot;given&quot;:&quot;Trevor N&quot;,&quot;parse-names&quot;:false,&quot;dropping-particle&quot;:&quot;&quot;,&quot;non-dropping-particle&quot;:&quot;&quot;},{&quot;family&quot;:&quot;Allen&quot;,&quot;given&quot;:&quot;&quot;,&quot;parse-names&quot;:false,&quot;dropping-particle&quot;:&quot;&quot;,&quot;non-dropping-particle&quot;:&quot;&quot;},{&quot;family&quot;:&quot;Zachary&quot;,&quot;given&quot;:&quot;Courtney K&quot;,&quot;parse-names&quot;:false,&quot;dropping-particle&quot;:&quot;&quot;,&quot;non-dropping-particle&quot;:&quot;&quot;},{&quot;family&quot;:&quot;Blake W&quot;,&quot;given&quot;:&quot;&quot;,&quot;parse-names&quot;:false,&quot;dropping-particle&quot;:&quot;&quot;,&quot;non-dropping-particle&quot;:&quot;&quot;}],&quot;URL&quot;:&quot;www.DHSprogram.com.&quot;,&quot;container-title-short&quot;:&quot;&quot;},&quot;isTemporary&quot;:false}]},{&quot;citationID&quot;:&quot;MENDELEY_CITATION_420ab145-795e-46a1-a40f-c21b4583f51f&quot;,&quot;properties&quot;:{&quot;noteIndex&quot;:0},&quot;isEdited&quot;:false,&quot;manualOverride&quot;:{&quot;isManuallyOverridden&quot;:false,&quot;citeprocText&quot;:&quot;[30–36]&quot;,&quot;manualOverrideText&quot;:&quot;&quot;},&quot;citationTag&quot;:&quot;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&quot;,&quot;citationItems&quot;:[{&quot;id&quot;:&quot;b5c31a9d-847c-3c75-9573-b4e078104268&quot;,&quot;itemData&quot;:{&quot;type&quot;:&quot;article-journal&quot;,&quot;id&quot;:&quot;b5c31a9d-847c-3c75-9573-b4e078104268&quot;,&quot;title&quot;:&quot;Skilled birth attendance and its associated factors in Chad and Nigeria: A multilevel analysis of DHS data&quot;,&quot;author&quot;:[{&quot;family&quot;:&quot;Negash&quot;,&quot;given&quot;:&quot;Wubshet D.&quot;,&quot;parse-names&quot;:false,&quot;dropping-particle&quot;:&quot;&quot;,&quot;non-dropping-particle&quot;:&quot;&quot;},{&quot;family&quot;:&quot;Wubneh&quot;,&quot;given&quot;:&quot;Henok Dessie&quot;,&quot;parse-names&quot;:false,&quot;dropping-particle&quot;:&quot;&quot;,&quot;non-dropping-particle&quot;:&quot;&quot;}],&quot;container-title&quot;:&quot;PLOS Global Public Health&quot;,&quot;editor&quot;:[{&quot;family&quot;:&quot;Bora&quot;,&quot;given&quot;:&quot;Jayanta Kumar&quot;,&quot;parse-names&quot;:false,&quot;dropping-particle&quot;:&quot;&quot;,&quot;non-dropping-particle&quot;:&quot;&quot;}],&quot;DOI&quot;:&quot;10.1371/journal.pgph.0005290&quot;,&quot;ISSN&quot;:&quot;2767-3375&quot;,&quot;URL&quot;:&quot;https://dx.plos.org/10.1371/journal.pgph.0005290&quot;,&quot;issued&quot;:{&quot;date-parts&quot;:[[2025,12,10]]},&quot;page&quot;:&quot;e0005290&quot;,&quot;abstract&quot;:&quot;&lt;p&gt;In the year 2020, Worldwide, 211 maternal deaths occurred per 100,000 livebirths. In particular, Chad and Nigeria report extremely high (&amp;gt;1000) maternal mortality. Despite this, there has been limited research on skilled birth attendance (SBA) and its factors in Chad and Nigeria. Therefore, this study aimed to assess the prevalence of SBA and associated factors among women of reproductive age in extremely high maternal mortality countries. This study is a secondary data analysis based on the Demographic and Health Survey Chad 2014–15, Nigeria 2018, involving 52,666 study participants. We used Stata version 17.0 to analyze the data. A mixed-effects binary logistic regression model was employed to account for the hierarchical structure of the data. An odds ratio along with a 95% CI were generated to identify factors associated with SBA. A p-value less than 0.05 was declared as statistically significant. In this study, the prevalence of SBA among reproductive-age women was 41.90% (95% CI: 41.48 - 42.32). ANC visits (AOR = 5.56; 95% CI: 5.03 - 6.14), Primary (AOR = 1.77; 95% CI: 1.62 - 1.95) and secondary education (AOR = 4.06; 95% CI: 3.59 - 4.57), middle (AOR = 1.37; 95% CI: 1.23 - 1.52) and rich (AOR = 2.77; 95% CI: 1.87-2.38) wealth categories, media exposure (AOR = 1.50; 95% CI: 1.38 -1.63), and community-level education (AOR = 2.73; 95% CI: 2.26 - 3.29) were significant factors associated with skilled birth attendance. 41.90% of reproductive-age women had SBA in countries with high burden maternal mortality. Education, wealth index, media exposure, ANC visit, distance to the health facility, and place of residence were factors for the assisted birth attendance. Therefore, the respective country governments should work on women’s and community education, extensive ANC visits, and media exposure.&lt;/p&gt;&quot;,&quot;issue&quot;:&quot;12&quot;,&quot;volume&quot;:&quot;5&quot;,&quot;container-title-short&quot;:&quot;&quot;},&quot;isTemporary&quot;:false},{&quot;id&quot;:&quot;254ece47-4182-3b6d-b28c-bfc6b6c40a72&quot;,&quot;itemData&quot;:{&quot;type&quot;:&quot;article-journal&quot;,&quot;id&quot;:&quot;254ece47-4182-3b6d-b28c-bfc6b6c40a72&quot;,&quot;title&quot;:&quot;Impact of Intimate Partner Violence on mental health among married women in Sri Lanka: a study based on Women’s Wellbeing Survey-2019&quot;,&quot;author&quot;:[{&quot;family&quot;:&quot;Gunarathne&quot;,&quot;given&quot;:&quot;Lakma&quot;,&quot;parse-names&quot;:false,&quot;dropping-particle&quot;:&quot;&quot;,&quot;non-dropping-particle&quot;:&quot;&quot;},{&quot;family&quot;:&quot;Nedeljkovic&quot;,&quot;given&quot;:&quot;Maja&quot;,&quot;parse-names&quot;:false,&quot;dropping-particle&quot;:&quot;&quot;,&quot;non-dropping-particle&quot;:&quot;&quot;},{&quot;family&quot;:&quot;Apputhurai&quot;,&quot;given&quot;:&quot;Pragalathan&quot;,&quot;parse-names&quot;:false,&quot;dropping-particle&quot;:&quot;&quot;,&quot;non-dropping-particle&quot;:&quot;&quot;},{&quot;family&quot;:&quot;Bhowmik&quot;,&quot;given&quot;:&quot;Jahar&quot;,&quot;parse-names&quot;:false,&quot;dropping-particle&quot;:&quot;&quot;,&quot;non-dropping-particle&quot;:&quot;&quot;}],&quot;container-title&quot;:&quot;Journal of Public Health (United Kingdom)&quot;,&quot;DOI&quot;:&quot;10.1093/pubmed/fdae082&quot;,&quot;ISSN&quot;:&quot;17413850&quot;,&quot;PMID&quot;:&quot;38852948&quot;,&quot;issued&quot;:{&quot;date-parts&quot;:[[2024,9,1]]},&quot;page&quot;:&quot;e410-e418&quot;,&quot;abstract&quot;:&quot;Background Sri Lankan married women have been reported to experience higher rates of intimate partner violence (IPV). However, research on its impact on mental health and how socio-demographic factors contribute to this association is limited. Therefore, this study aimed to examine the impact of IPV on the mental health of married women in Sri Lanka. Methods In this study, data from 1611 married women who participated in the 2019 Sri Lankan Women’s Wellbeing Survey were analyzed. Two binary outcomes were considered: married women’s mental health and their suicidal ideation. Binary logistic regression models were used to assess the association between mental health and suicidal thoughts in relation to IPV while controlling for socio-demographic factors. Results The results revealed that married women who experienced any form of violence by their spouse had a higher risk of having poor mental health conditions [AOR = 2.88 (2.20, 3.78)] and suicidal thoughts [AOR = 5.84 (4.10, 8.32)] compared to those who did not experience IPV. Conclusions IPV is a substantial contributor to poor mental health and suicidal thoughts among Sri Lankan married women. There is an urgent need for policy interventions, such as community awareness programs, counseling services and enhanced legal protections for victims.&quot;,&quot;publisher&quot;:&quot;Oxford University Press&quot;,&quot;issue&quot;:&quot;3&quot;,&quot;volume&quot;:&quot;46&quot;,&quot;container-title-short&quot;:&quot;&quot;},&quot;isTemporary&quot;:false},{&quot;id&quot;:&quot;5662c624-e59e-3150-a073-ec7ec6a3fac9&quot;,&quot;itemData&quot;:{&quot;type&quot;:&quot;article-journal&quot;,&quot;id&quot;:&quot;5662c624-e59e-3150-a073-ec7ec6a3fac9&quot;,&quot;title&quot;:&quot;Risk Factors for Non-use of Skilled Birth Attendants: Analysis of South Sudan Household Survey, 2010&quot;,&quot;author&quot;:[{&quot;family&quot;:&quot;Mugo&quot;,&quot;given&quot;:&quot;Ngatho Samuel&quot;,&quot;parse-names&quot;:false,&quot;dropping-particle&quot;:&quot;&quot;,&quot;non-dropping-particle&quot;:&quot;&quot;},{&quot;family&quot;:&quot;Agho&quot;,&quot;given&quot;:&quot;Kingsley E.&quot;,&quot;parse-names&quot;:false,&quot;dropping-particle&quot;:&quot;&quot;,&quot;non-dropping-particle&quot;:&quot;&quot;},{&quot;family&quot;:&quot;Dibley&quot;,&quot;given&quot;:&quot;Michael J.&quot;,&quot;parse-names&quot;:false,&quot;dropping-particle&quot;:&quot;&quot;,&quot;non-dropping-particle&quot;:&quot;&quot;}],&quot;container-title&quot;:&quot;Maternal and Child Health Journal&quot;,&quot;container-title-short&quot;:&quot;Matern. Child Health J.&quot;,&quot;DOI&quot;:&quot;10.1007/s10995-016-1928-x&quot;,&quot;ISSN&quot;:&quot;15736628&quot;,&quot;PMID&quot;:&quot;26961143&quot;,&quot;issued&quot;:{&quot;date-parts&quot;:[[2016,6,1]]},&quot;page&quot;:&quot;1266-1279&quot;,&quot;abstract&quot;:&quot;Objectives South Sudan has the lowest percentage of births attended by skilled health personnel in the world. This paper aims to identify potential risk factors associated with non-use of skilled birth attendants at delivery in South Sudan. Methods Secondary data analyses of the 2010 South Sudan Household Health Survey second round were conducted with data for 3504 women aged 15–49 years who gave birth in the 2 years prior to the survey. The risk of non-use of skilled birth attendants was examined using simple and multiple logistic regression analyses. Results The prevalence rates for skilled, unskilled and no birth attendants at delivery were 41 [95 % confidence interval (CI) 38.2, 43.0], 36 [95 % CI 33.9, 38.8], and 23 % [95 % CI 20.6, 24.9] respectively. Multivariable analyses indicated that educated mothers [adjusted odds ratio (AOR) 0.70; 95 % CI 0.57, 0.86], mothers who had three and more complications during pregnancy [AOR 0.77; 95 % CI 0.65, 0.90], mothers who had at least 1–3 ANC visits [AOR 0.38; 95 % CI 0.30, 0.49] and mothers from rich households [AOR 0.52; 95 % CI 0.42, 0.65] were significantly more likely to use skilled birth attendants (SBAs) at delivery. Mothers who lived in rural areas [AOR 1.44; 95 % CI 1.06, 1.96] were less likely to deliver with SBAs. Conclusion Intensive investments to recruit and train more skilled birth attendants’ on appropriate delivery care are needed, as well as building a community-based skilled birth attendants’ program to reduce avoidable maternal mortality in South Sudan.&quot;,&quot;publisher&quot;:&quot;Springer New York LLC&quot;,&quot;issue&quot;:&quot;6&quot;,&quot;volume&quot;:&quot;20&quot;},&quot;isTemporary&quot;:false},{&quot;id&quot;:&quot;f3016f2f-1f80-306e-8dfc-14902c4afb01&quot;,&quot;itemData&quot;:{&quot;type&quot;:&quot;report&quot;,&quot;id&quot;:&quot;f3016f2f-1f80-306e-8dfc-14902c4afb01&quot;,&quot;title&quot;:&quot;Levels, Trends and Determinants of Skilled care during delivery in Malawi: Evidence from Demographic and Health Surveys&quot;,&quot;author&quot;:[{&quot;family&quot;:&quot;Palamuleni&quot;,&quot;given&quot;:&quot;Martin E&quot;,&quot;parse-names&quot;:false,&quot;dropping-particle&quot;:&quot;&quot;,&quot;non-dropping-particle&quot;:&quot;&quot;}],&quot;URL&quot;:&quot;https://www.researchgate.net/publication/377768545&quot;,&quot;issued&quot;:{&quot;date-parts&quot;:[[1992]]},&quot;abstract&quot;:&quot;The purpose of this study is to investigate the trends and factors influencing use of skilled attendants during delivery in Malawi. The study used data Malawi Demographic and Health Surveys. The study focuses on the most recent births to women that took place during the five years prior to the date of the survey. Chi-square test and Logistic regression models were used to estimate the determinants of skilled attendants during delivery in Malawi. The study indicates that delivery by a skilled attendant increased from 53.9% in 1992 to 55.8% in 2000, remaining unchanged to 55% in 2004 and thereafter it increased to 75% in 2010 and 90% in 2015. Region, rural-urban residence, use of family planning and wealth status showed significant association with use of skilled care at delivery even after controlling for confounding factors. The findings of the study provide further insights that may be used in the planning of maternal health service delivery to increase the pace towards achieving the Sustainable Development Goals. The Government of Malawi should intensify the process of improving the socioeconomic status of the women in the country.&quot;,&quot;container-title-short&quot;:&quot;&quot;},&quot;isTemporary&quot;:false},{&quot;id&quot;:&quot;020a9d34-7bd7-3e83-886f-dbe35c1b18e2&quot;,&quot;itemData&quot;:{&quot;type&quot;:&quot;article-journal&quot;,&quot;id&quot;:&quot;020a9d34-7bd7-3e83-886f-dbe35c1b18e2&quot;,&quot;title&quot;:&quot;Pooled prevalence and determinants of skilled birth attendant delivery in East Africa countries: a multilevel analysis of Demographic and Health Surveys&quot;,&quot;author&quot;:[{&quot;family&quot;:&quot;Tessema&quot;,&quot;given&quot;:&quot;Zemenu Tadesse&quot;,&quot;parse-names&quot;:false,&quot;dropping-particle&quot;:&quot;&quot;,&quot;non-dropping-particle&quot;:&quot;&quot;},{&quot;family&quot;:&quot;Tesema&quot;,&quot;given&quot;:&quot;Getayeneh Antehunegn&quot;,&quot;parse-names&quot;:false,&quot;dropping-particle&quot;:&quot;&quot;,&quot;non-dropping-particle&quot;:&quot;&quot;}],&quot;container-title&quot;:&quot;Italian Journal of Pediatrics&quot;,&quot;container-title-short&quot;:&quot;Ital. J. Pediatr.&quot;,&quot;DOI&quot;:&quot;10.1186/s13052-020-00943-z&quot;,&quot;ISSN&quot;:&quot;18247288&quot;,&quot;PMID&quot;:&quot;33256803&quot;,&quot;issued&quot;:{&quot;date-parts&quot;:[[2020,12,1]]},&quot;abstract&quot;:&quot;Introduction: Skilled health professional assisted delivery is an effective strategy to reduce maternal and newborn mortality. Skilled assistant delivery can prevent about 16–33% of maternal and newborn mortality. Despite the commitments of the government to assure home free delivery, majority of the births in Sub-Saharan Africa are attended by traditional birth attendants. As to our search of the literature, there is limited evidence on the prevalence and determinants of skilled delivery in East African countries. Therefore, this study aimed to estimate the pooled prevalence and determinants of skilled birth attendant delivery in East Africa Countries. Methods: Pooled analysis was done based on Demographic and Health Surveys conducted in the 12 East African countries from 2008 to 2017. A total weighted sample of 141,483 women who gave birth during the study period was included in the study. The pooled prevalence of skilled birth attendance was estimated using STATA version 14. Intra-class Correlation Coefficient, Median Odds Ratio, Proportional Change in Variance, and deviance were used for model fitness and comparison. The multilevel multivariable logistic regression model was fitted to identify determinants of skilled birth attendance in the region. Adjusted Odds Ratio with its 95% Confidence Interval was used to declare significant determinants of skilled birth attendants. Results: The pooled prevalence of skilled birth attendant in East African countries were 67.18% (95% CI:66.98, 67.38) with highest skilled birth attendant in Rwanda (90.68%) and the lowest skilled birth attendant in Tanzania (11.91%). In the Multilevel multivariable logistic regression model; age 15–24 (Adjusted Odds Ratio (AOR) = 1.14, 95%CI:1.09, 1.18), age 25–49(AOR = 1.16, 95%CI:1.10,1.23), primary women education (AOR = 1.57, 95%CI:1.51,1.63), secondary and above women education (AOR = 2.85, 95%CI:1.73,3.01), primary husband education (AOR = 1.11, 95%CI = 1.07,1.15), secondary and above husband education (AOR = 1.46, 95%CI = 1.40,1.53), middle wealth index (AOR = 1.43, 95%CI = 1.38,1.49),rich wealth index (AOR = 2.38, 95%CI = 2.28,2.48), had ANC visit (AOR = 1.68, 95%CI = 1.62,1.73),multiple gestation (AOR = 2.06, 95%CI = 1.90,2.25), parity 2–4(AOR = 0.65, 95%CI = 0.61,0.69), parity 5 + (AOR = 0.44, 95%CI = 0.41,0.47), accessing health care not big problem (AOR = 1.32, 95%CI = 1.28,1.36), residence (AOR = 0.43, 95%CI = 0.41,0.45) and being Burundi resident (AOR = 0.77, 95%CI = 0.70,0.85) were significantly associated with skilled assisted delivery. Conclusion: Skilled birth attendance at birth in the East Africa countries was low. Maternal age, women and husband education, wealth index, antenatal care visit, multiple gestations, parity, accessing health care, residence, and living countries were major determinants of skilled attendant delivery. Strategies to increase the accessibility and availability of healthcare services, and financial support that targets mothers from poor households and rural residents to use health services will be beneficial. Health education targeting mothers and their partner with no education are vital to increasing their awareness about the importance of skilled birth attendance at birth.&quot;,&quot;publisher&quot;:&quot;BioMed Central Ltd&quot;,&quot;issue&quot;:&quot;1&quot;,&quot;volume&quot;:&quot;46&quot;},&quot;isTemporary&quot;:false},{&quot;id&quot;:&quot;a8401b81-0c71-3459-a672-4d5e17b3776d&quot;,&quot;itemData&quot;:{&quot;type&quot;:&quot;article-journal&quot;,&quot;id&quot;:&quot;a8401b81-0c71-3459-a672-4d5e17b3776d&quot;,&quot;title&quot;:&quot;Sociodemographic Factors on Contraceptive Use among Ever-Married Women of Reproductive Age: Evidence from Three Demographic and Health Surveys in Bangladesh&quot;,&quot;author&quot;:[{&quot;family&quot;:&quot;Haq&quot;,&quot;given&quot;:&quot;Iqramul&quot;,&quot;parse-names&quot;:false,&quot;dropping-particle&quot;:&quot;&quot;,&quot;non-dropping-particle&quot;:&quot;&quot;},{&quot;family&quot;:&quot;Sakib&quot;,&quot;given&quot;:&quot;Saifullah&quot;,&quot;parse-names&quot;:false,&quot;dropping-particle&quot;:&quot;&quot;,&quot;non-dropping-particle&quot;:&quot;&quot;},{&quot;family&quot;:&quot;Talukder&quot;,&quot;given&quot;:&quot;Ashis&quot;,&quot;parse-names&quot;:false,&quot;dropping-particle&quot;:&quot;&quot;,&quot;non-dropping-particle&quot;:&quot;&quot;}],&quot;container-title&quot;:&quot;Medical sciences (Basel, Switzerland)&quot;,&quot;container-title-short&quot;:&quot;Med. Sci. (Basel)&quot;,&quot;DOI&quot;:&quot;10.3390/medsci5040031&quot;,&quot;ISSN&quot;:&quot;20763271&quot;,&quot;PMID&quot;:&quot;29211008&quot;,&quot;issued&quot;:{&quot;date-parts&quot;:[[2017,12,6]]},&quot;abstract&quot;:&quot;Contraceptive use among married women of reproductive age has showed a substantial progress over the last few decades in Bangladesh. This study explores the sociodemographic factors associated with contraceptive use among ever-married women of reproductive age in Bangladesh by utilizing the information extracted from three of the Bangladesh Demographic and Health Surveys (BDHSs) in 1993-1994, 2004 and 2014. Bivariate analysis was conducted by performing chi-squared test of independence to explore the relationship between selected sociodemographic factors and dependent variables. To know the adjusted effects of covariates, a popular binary logistic regression model was considered. Respondents' current age, place residence, division religion, education, age at first marriage, family planning (FP) media exposure, ideal number of children and fertility preferences are the significant determinants according to the most recent survey, BDHS 2014. However, wealth index and a respondent's current working status were found to be significant factors only in BDHS 2004. The results of the study strongly recommend efforts to increase the education level among poor people, particularly among women in Bangladesh. Program interventions, including health behavior education and family planning services and counselling, are especially needed for some categories of the population, including those living in rural areas, Sylhet, Chittagong and Dhaka divisions, as well as illiterate and Muslim ever-married women.&quot;,&quot;publisher&quot;:&quot;NLM (Medline)&quot;,&quot;issue&quot;:&quot;4&quot;,&quot;volume&quot;:&quot;5&quot;},&quot;isTemporary&quot;:false},{&quot;id&quot;:&quot;5c7695f1-d8e4-3b13-bfcc-47c11dae2a19&quot;,&quot;itemData&quot;:{&quot;type&quot;:&quot;article-journal&quot;,&quot;id&quot;:&quot;5c7695f1-d8e4-3b13-bfcc-47c11dae2a19&quot;,&quot;title&quot;:&quot;Determinants of accessing healthcare in Sub-Saharan Africa: A mixed-effect analysis of recent Demographic and Health Surveys from 36 countries&quot;,&quot;author&quot;:[{&quot;family&quot;:&quot;Tessema&quot;,&quot;given&quot;:&quot;Zemenu Tadesse&quot;,&quot;parse-names&quot;:false,&quot;dropping-particle&quot;:&quot;&quot;,&quot;non-dropping-particle&quot;:&quot;&quot;},{&quot;family&quot;:&quot;Worku&quot;,&quot;given&quot;:&quot;Misganaw Gebrie&quot;,&quot;parse-names&quot;:false,&quot;dropping-particle&quot;:&quot;&quot;,&quot;non-dropping-particle&quot;:&quot;&quot;},{&quot;family&quot;:&quot;Tesema&quot;,&quot;given&quot;:&quot;Getayeneh Antehunegn&quot;,&quot;parse-names&quot;:false,&quot;dropping-particle&quot;:&quot;&quot;,&quot;non-dropping-particle&quot;:&quot;&quot;},{&quot;family&quot;:&quot;Alamneh&quot;,&quot;given&quot;:&quot;Tesfa Sewunet&quot;,&quot;parse-names&quot;:false,&quot;dropping-particle&quot;:&quot;&quot;,&quot;non-dropping-particle&quot;:&quot;&quot;},{&quot;family&quot;:&quot;Teshale&quot;,&quot;given&quot;:&quot;Achamyeleh Birhanu&quot;,&quot;parse-names&quot;:false,&quot;dropping-particle&quot;:&quot;&quot;,&quot;non-dropping-particle&quot;:&quot;&quot;},{&quot;family&quot;:&quot;Yeshaw&quot;,&quot;given&quot;:&quot;Yigizie&quot;,&quot;parse-names&quot;:false,&quot;dropping-particle&quot;:&quot;&quot;,&quot;non-dropping-particle&quot;:&quot;&quot;},{&quot;family&quot;:&quot;Alem&quot;,&quot;given&quot;:&quot;Adugnaw Zeleke&quot;,&quot;parse-names&quot;:false,&quot;dropping-particle&quot;:&quot;&quot;,&quot;non-dropping-particle&quot;:&quot;&quot;},{&quot;family&quot;:&quot;Ayalew&quot;,&quot;given&quot;:&quot;Hiwotie Getaneh&quot;,&quot;parse-names&quot;:false,&quot;dropping-particle&quot;:&quot;&quot;,&quot;non-dropping-particle&quot;:&quot;&quot;},{&quot;family&quot;:&quot;Liyew&quot;,&quot;given&quot;:&quot;Alemneh Mekuriaw&quot;,&quot;parse-names&quot;:false,&quot;dropping-particle&quot;:&quot;&quot;,&quot;non-dropping-particle&quot;:&quot;&quot;}],&quot;container-title&quot;:&quot;BMJ Open&quot;,&quot;container-title-short&quot;:&quot;BMJ Open&quot;,&quot;DOI&quot;:&quot;10.1136/bmjopen-2021-054397&quot;,&quot;ISSN&quot;:&quot;20446055&quot;,&quot;PMID&quot;:&quot;35105635&quot;,&quot;issued&quot;:{&quot;date-parts&quot;:[[2022,1,31]]},&quot;abstract&quot;:&quot;Objective This study aimed to assess the determinants of accessing healthcare among reproductive-age women in Sub-Saharan Africa (SSA). Design, setting and analysis Cross-sectional data were sourced from recent Demographic and Health Surveys in 36 SSA countries. We employed mixed-effect analysis to identify the determinants of accessing healthcare in SSA. OR and its 95% CI were reported for determinants associated with accessing healthcare. Outcome The outcome for this study was whether accessing healthcare was a € big problem' or € not a big problem'. Responses to these questions were categorised as a big problem and not a big problem. Participants A total weighted sample of 500 439 reproductive-age (15-49 years) women from each country's recent Demographic and Health Surveys from 2006 to 2018 were included in this study. Results The pooled prevalence of healthcare access among reproductive-age women in SSA was 42.56% (95% CI 42.43% to 42.69%). The results of the mixed-effect analysis revealed that the determinants of accessing healthcare were urban residence (adjusted OR (AOR)=1.25, 95% CI 1.34 to 1.73), ability to read and write (AOR=1.15, 95% CI 1.22 to 1.28), primary education (AOR=1.08, 95% CI 1.07 to 1.12), secondary education and above (AOR=1.12, 95% CI 1.10 to 1.14), husband with primary education (AOR=1.06, 95% CI 1.07 to 1.1.12), husband with secondary education and above (AOR=1.22, 95% CI 1.18 to 1.27), middle wealth index (AOR=1.43, 95% CI 1.40 to 1.47), rich wealth index (AOR=2.19, 95% CI 2.13 to 2.24) and wanted pregnancy (AOR=1.27, 95% CI 1.19 to 1.29). Conclusion Healthcare access in SSA was found at 42.56%, which is very low even if Sustainable Development Goal 3.8 targeted universal health coverage for everyone so they can obtain the health services they need. The major determinants of healthcare access among reproductive-age women in SSA were urban residence, higher educational level, higher wealth index and wanted pregnancy. The findings of this study suggest and recommend strengthening and improving healthcare access for women who reside in the countryside, women with low level of education and women of low socioeconomic status.&quot;,&quot;publisher&quot;:&quot;BMJ Publishing Group&quot;,&quot;issue&quot;:&quot;1&quot;,&quot;volume&quot;:&quot;12&quot;},&quot;isTemporary&quot;:false}]},{&quot;citationID&quot;:&quot;MENDELEY_CITATION_8a0a8606-f45f-4250-af62-55a4bf89978f&quot;,&quot;properties&quot;:{&quot;noteIndex&quot;:0},&quot;isEdited&quot;:false,&quot;manualOverride&quot;:{&quot;isManuallyOverridden&quot;:false,&quot;citeprocText&quot;:&quot;[37]&quot;,&quot;manualOverrideText&quot;:&quot;&quot;},&quot;citationTag&quot;:&quot;MENDELEY_CITATION_v3_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&quot;,&quot;citationItems&quot;:[{&quot;id&quot;:&quot;78f93ec8-ed8d-3e2c-816a-7cf07e92697f&quot;,&quot;itemData&quot;:{&quot;type&quot;:&quot;article-journal&quot;,&quot;id&quot;:&quot;78f93ec8-ed8d-3e2c-816a-7cf07e92697f&quot;,&quot;title&quot;:&quot;Strengthening the Reporting of Observational Studies in Epidemiology (STROBE): Explanation and Elaboration&quot;,&quot;author&quot;:[{&quot;family&quot;:&quot;Vandenbroucke&quot;,&quot;given&quot;:&quot;Jan P&quot;,&quot;parse-names&quot;:false,&quot;dropping-particle&quot;:&quot;&quot;,&quot;non-dropping-particle&quot;:&quot;&quot;},{&quot;family&quot;:&quot;Elm&quot;,&quot;given&quot;:&quot;Erik&quot;,&quot;parse-names&quot;:false,&quot;dropping-particle&quot;:&quot;&quot;,&quot;non-dropping-particle&quot;:&quot;Von&quot;},{&quot;family&quot;:&quot;Altman&quot;,&quot;given&quot;:&quot;Douglas G&quot;,&quot;parse-names&quot;:false,&quot;dropping-particle&quot;:&quot;&quot;,&quot;non-dropping-particle&quot;:&quot;&quot;},{&quot;family&quot;:&quot;Gøtzsche&quot;,&quot;given&quot;:&quot;Peter C&quot;,&quot;parse-names&quot;:false,&quot;dropping-particle&quot;:&quot;&quot;,&quot;non-dropping-particle&quot;:&quot;&quot;},{&quot;family&quot;:&quot;Mulrow&quot;,&quot;given&quot;:&quot;Cynthia D&quot;,&quot;parse-names&quot;:false,&quot;dropping-particle&quot;:&quot;&quot;,&quot;non-dropping-particle&quot;:&quot;&quot;},{&quot;family&quot;:&quot;Pocock&quot;,&quot;given&quot;:&quot;Stuart J&quot;,&quot;parse-names&quot;:false,&quot;dropping-particle&quot;:&quot;&quot;,&quot;non-dropping-particle&quot;:&quot;&quot;},{&quot;family&quot;:&quot;Poole&quot;,&quot;given&quot;:&quot;Charles&quot;,&quot;parse-names&quot;:false,&quot;dropping-particle&quot;:&quot;&quot;,&quot;non-dropping-particle&quot;:&quot;&quot;},{&quot;family&quot;:&quot;Schlesselman&quot;,&quot;given&quot;:&quot;James J&quot;,&quot;parse-names&quot;:false,&quot;dropping-particle&quot;:&quot;&quot;,&quot;non-dropping-particle&quot;:&quot;&quot;},{&quot;family&quot;:&quot;Egger&quot;,&quot;given&quot;:&quot;Matthias&quot;,&quot;parse-names&quot;:false,&quot;dropping-particle&quot;:&quot;&quot;,&quot;non-dropping-particle&quot;:&quot;&quot;}],&quot;container-title&quot;:&quot;PLoS Medicine | www&quot;,&quot;DOI&quot;:&quot;10.1371/journal.pmed&quot;,&quot;URL&quot;:&quot;http://www.epidem.com/&quot;,&quot;issued&quot;:{&quot;date-parts&quot;:[[2007]]},&quot;abstract&quot;:&quot;Much medical research is observational. The reporting of observational studies is often of insufficient quality. Poor reporting hampers the assessment of the strengths and weaknesses of a study and the generalisability of its results. Taking into account empirical evidence and theoretical considerations, a group of methodologists, researchers, and editors developed the Strengthening the Reporting of Observational Studies in Epidemiology (STROBE) recommendations to improve the quality of reporting of observational studies. The STROBE Statement consists of a checklist of 22 items, which relate to the title, abstract, introduction, methods, results and discussion sections of articles. Eighteen items are common to cohort studies, case-control studies and cross-sectional studies and four are specific to each of the three study designs. The STROBE Statement provides guidance to authors about how to improve the reporting of observational studies and facilitates critical appraisal and interpretation of studies by reviewers, journal editors and readers. This explanatory and elaboration document is intended to enhance the use, understanding, and dissemination of the STROBE Statement. The meaning and rationale for each checklist item are presented. For each item, one or several published examples and, where possible, references to relevant empirical studies and methodological literature are provided. Examples of useful flow diagrams are also included. The STROBE Statement, this document, and the associated Web site (http://www. strobe-statement.org/) should be helpful resources to improve reporting of observational research.&quot;,&quot;volume&quot;:&quot;4&quot;,&quot;container-title-short&quot;:&quot;&quot;},&quot;isTemporary&quot;:false}]},{&quot;citationID&quot;:&quot;MENDELEY_CITATION_d1d58dbb-d3c5-441d-ae51-2651c0c6eff3&quot;,&quot;properties&quot;:{&quot;noteIndex&quot;:0},&quot;isEdited&quot;:false,&quot;manualOverride&quot;:{&quot;isManuallyOverridden&quot;:false,&quot;citeprocText&quot;:&quot;[38]&quot;,&quot;manualOverrideText&quot;:&quot;&quot;},&quot;citationTag&quot;:&quot;MENDELEY_CITATION_v3_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&quot;,&quot;citationItems&quot;:[{&quot;id&quot;:&quot;4d0bb790-386c-3adb-a46a-e1eed76e9597&quot;,&quot;itemData&quot;:{&quot;type&quot;:&quot;article&quot;,&quot;id&quot;:&quot;4d0bb790-386c-3adb-a46a-e1eed76e9597&quot;,&quot;title&quot;:&quot;Digital mental health interventions for treating mental disorders in young people based in low-and middle-income countries: A systematic review of the literature&quot;,&quot;author&quot;:[{&quot;family&quot;:&quot;Alagarajah&quot;,&quot;given&quot;:&quot;Janagan&quot;,&quot;parse-names&quot;:false,&quot;dropping-particle&quot;:&quot;&quot;,&quot;non-dropping-particle&quot;:&quot;&quot;},{&quot;family&quot;:&quot;Ceccolini&quot;,&quot;given&quot;:&quot;Diana&quot;,&quot;parse-names&quot;:false,&quot;dropping-particle&quot;:&quot;&quot;,&quot;non-dropping-particle&quot;:&quot;&quot;},{&quot;family&quot;:&quot;Butler&quot;,&quot;given&quot;:&quot;Sydney&quot;,&quot;parse-names&quot;:false,&quot;dropping-particle&quot;:&quot;&quot;,&quot;non-dropping-particle&quot;:&quot;&quot;}],&quot;container-title&quot;:&quot;Global Mental Health&quot;,&quot;DOI&quot;:&quot;10.1017/gmh.2024.71&quot;,&quot;ISSN&quot;:&quot;20544251&quot;,&quot;issued&quot;:{&quot;date-parts&quot;:[[2024,8,27]]},&quot;abstract&quot;:&quot;Young people (YP) (between 10 and 24 years) are disproportionally vulnerable to developing and being affected by mental health conditions due to physical, social and emotional risk factors. YP in low-and middle-income countries (LMICs) have poorer access to, and quality of, mental health services compared to those in high-income countries. Digital mental health interventions (DMHIs) have been proposed as tools to address this burden of disease and reduce the global treatment gap in youth mental health outcomes. This study aimed to examine the evidence for DMHIs for treating mental disorders in YP based in LMICs. To do this, the author searched academic databases (MEDLINE, PsycINFO, Embase and Web of Science) for primary studies on DMHIs targeting YP in LMICs. Preferred Reporting Items for Systematic Reviews and Meta-Analyses criteria were followed. The quality of the studies was assessed using the Critical Appraisal Skills Programme) framework. A narrative synthesis methodology was used to summarise and explain the findings. The authors identified 287 studies of which 7 were eligible in the final review. The authors found evidence of the effectiveness of multiple forms of DMHI (especially internet-based cognitive behavioural therapy) on anxiety and depression outcomes. Studies reported a lack of long-term benefits of treatment, high dropout rates, and did not include key geographical settings or data on cost-effectiveness. No studies were judged to be of high quality. This review highlights the available evidence showing that DMHIs can improve mental health outcomes for YP in LMICs, but due to the limited number of studies and lack of high-quality data, increased adoption and scaling up of digital interventions require more rigorous studies showing clinical effectiveness and ability to provide return on investment.&quot;,&quot;publisher&quot;:&quot;Cambridge University Press&quot;,&quot;volume&quot;:&quot;11&quot;,&quot;container-title-short&quot;:&quot;&quot;},&quot;isTemporary&quot;:false}]},{&quot;citationID&quot;:&quot;MENDELEY_CITATION_991c69ec-80d2-4228-b0c6-0d252e97290d&quot;,&quot;properties&quot;:{&quot;noteIndex&quot;:0},&quot;isEdited&quot;:false,&quot;manualOverride&quot;:{&quot;isManuallyOverridden&quot;:false,&quot;citeprocText&quot;:&quot;[39]&quot;,&quot;manualOverrideText&quot;:&quot;&quot;},&quot;citationTag&quot;:&quot;MENDELEY_CITATION_v3_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&quot;,&quot;citationItems&quot;:[{&quot;id&quot;:&quot;e2af7eea-09dd-3d93-ae7e-d02a732abeb4&quot;,&quot;itemData&quot;:{&quot;type&quot;:&quot;article&quot;,&quot;id&quot;:&quot;e2af7eea-09dd-3d93-ae7e-d02a732abeb4&quot;,&quot;title&quot;:&quot;Effectiveness of Digital Mental Health Tools to Reduce Depressive and Anxiety Symptoms in Low- and Middle-Income Countries: Systematic Review and Meta-analysis&quot;,&quot;author&quot;:[{&quot;family&quot;:&quot;Kim&quot;,&quot;given&quot;:&quot;Jiyeong&quot;,&quot;parse-names&quot;:false,&quot;dropping-particle&quot;:&quot;&quot;,&quot;non-dropping-particle&quot;:&quot;&quot;},{&quot;family&quot;:&quot;Aryee&quot;,&quot;given&quot;:&quot;Lois M.D.&quot;,&quot;parse-names&quot;:false,&quot;dropping-particle&quot;:&quot;&quot;,&quot;non-dropping-particle&quot;:&quot;&quot;},{&quot;family&quot;:&quot;Bang&quot;,&quot;given&quot;:&quot;Heejung&quot;,&quot;parse-names&quot;:false,&quot;dropping-particle&quot;:&quot;&quot;,&quot;non-dropping-particle&quot;:&quot;&quot;},{&quot;family&quot;:&quot;Prajogo&quot;,&quot;given&quot;:&quot;Steffi&quot;,&quot;parse-names&quot;:false,&quot;dropping-particle&quot;:&quot;&quot;,&quot;non-dropping-particle&quot;:&quot;&quot;},{&quot;family&quot;:&quot;Choi&quot;,&quot;given&quot;:&quot;Yong K.&quot;,&quot;parse-names&quot;:false,&quot;dropping-particle&quot;:&quot;&quot;,&quot;non-dropping-particle&quot;:&quot;&quot;},{&quot;family&quot;:&quot;Hoch&quot;,&quot;given&quot;:&quot;Jeffrey S.&quot;,&quot;parse-names&quot;:false,&quot;dropping-particle&quot;:&quot;&quot;,&quot;non-dropping-particle&quot;:&quot;&quot;},{&quot;family&quot;:&quot;Prado&quot;,&quot;given&quot;:&quot;Elizabeth L.&quot;,&quot;parse-names&quot;:false,&quot;dropping-particle&quot;:&quot;&quot;,&quot;non-dropping-particle&quot;:&quot;&quot;}],&quot;container-title&quot;:&quot;JMIR Mental Health&quot;,&quot;container-title-short&quot;:&quot;JMIR Ment. Health&quot;,&quot;DOI&quot;:&quot;10.2196/43066&quot;,&quot;ISSN&quot;:&quot;23687959&quot;,&quot;issued&quot;:{&quot;date-parts&quot;:[[2023]]},&quot;abstract&quot;:&quot;Background: Depression and anxiety contribute to an estimated 74.6 million years of life with disability, and 80% of this burden occurs in low- and middle-income countries (LMICs), where there is a large gap in care. Objective: We aimed to systematically synthesize available evidence and quantify the effectiveness of digital mental health interventions in reducing depression and anxiety in LMICs. Methods: In this systematic review and meta-analysis, we searched PubMed, Embase, and Cochrane databases from the inception date to February 2022. We included randomized controlled trials conducted in LMICs that compared groups that received digital health interventions with controls (active control, treatment as usual, or no intervention) on depression or anxiety symptoms. Two reviewers independently extracted summary data reported in the papers and performed study quality assessments. The outcomes were postintervention measures of depression or anxiety symptoms (Hedges g). We calculated the pooled effect size weighted by inverse variance. Results: Among 11,196 retrieved records, we included 80 studies in the meta-analysis (12,070 participants n=6052, 50.14% in the intervention group and n=6018, 49.85% in the control group) and 96 studies in the systematic review. The pooled effect sizes were −0.61 (95% CI −0.78 to −0.44; n=67 comparisons) for depression and −0.73 (95% CI −0.93 to −0.53; n=65 comparisons) for anxiety, indicating that digital health intervention groups had lower postintervention depression and anxiety symptoms compared with controls. Although heterogeneity was considerable (I2=0.94 for depression and 0.95 for anxiety), we found notable sources of variability between the studies, including intervention content, depression or anxiety symptom severity, control type, and age. Grading of Recommendations, Assessments, Development, and Evaluation showed that the evidence quality was overall high. Conclusions: Digital mental health tools are moderately to highly effective in reducing depression and anxiety symptoms in LMICs. Thus, they could be effective options to close the gap in depression and anxiety care in LMICs, where the usual mental health care is minimal.&quot;,&quot;publisher&quot;:&quot;JMIR Publications Inc.&quot;,&quot;volume&quot;:&quot;10&quot;},&quot;isTemporary&quot;:false}]},{&quot;citationID&quot;:&quot;MENDELEY_CITATION_40dee668-8ec4-4dc1-9caa-6adb27bbf4b3&quot;,&quot;properties&quot;:{&quot;noteIndex&quot;:0},&quot;isEdited&quot;:false,&quot;manualOverride&quot;:{&quot;isManuallyOverridden&quot;:false,&quot;citeprocText&quot;:&quot;[40]&quot;,&quot;manualOverrideText&quot;:&quot;&quot;},&quot;citationTag&quot;:&quot;MENDELEY_CITATION_v3_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&quot;,&quot;citationItems&quot;:[{&quot;id&quot;:&quot;29a140b7-39b1-3f59-bf1b-879888195d1e&quot;,&quot;itemData&quot;:{&quot;type&quot;:&quot;article&quot;,&quot;id&quot;:&quot;29a140b7-39b1-3f59-bf1b-879888195d1e&quot;,&quot;title&quot;:&quot;Digital technology for treating and preventing mental disorders in low-income and middle-income countries: a narrative review of the literature&quot;,&quot;author&quot;:[{&quot;family&quot;:&quot;Naslund&quot;,&quot;given&quot;:&quot;John A.&quot;,&quot;parse-names&quot;:false,&quot;dropping-particle&quot;:&quot;&quot;,&quot;non-dropping-particle&quot;:&quot;&quot;},{&quot;family&quot;:&quot;Aschbrenner&quot;,&quot;given&quot;:&quot;Kelly A.&quot;,&quot;parse-names&quot;:false,&quot;dropping-particle&quot;:&quot;&quot;,&quot;non-dropping-particle&quot;:&quot;&quot;},{&quot;family&quot;:&quot;Araya&quot;,&quot;given&quot;:&quot;Ricardo&quot;,&quot;parse-names&quot;:false,&quot;dropping-particle&quot;:&quot;&quot;,&quot;non-dropping-particle&quot;:&quot;&quot;},{&quot;family&quot;:&quot;Marsch&quot;,&quot;given&quot;:&quot;Lisa A.&quot;,&quot;parse-names&quot;:false,&quot;dropping-particle&quot;:&quot;&quot;,&quot;non-dropping-particle&quot;:&quot;&quot;},{&quot;family&quot;:&quot;Unützer&quot;,&quot;given&quot;:&quot;Jürgen&quot;,&quot;parse-names&quot;:false,&quot;dropping-particle&quot;:&quot;&quot;,&quot;non-dropping-particle&quot;:&quot;&quot;},{&quot;family&quot;:&quot;Patel&quot;,&quot;given&quot;:&quot;Vikram&quot;,&quot;parse-names&quot;:false,&quot;dropping-particle&quot;:&quot;&quot;,&quot;non-dropping-particle&quot;:&quot;&quot;},{&quot;family&quot;:&quot;Bartels&quot;,&quot;given&quot;:&quot;Stephen J.&quot;,&quot;parse-names&quot;:false,&quot;dropping-particle&quot;:&quot;&quot;,&quot;non-dropping-particle&quot;:&quot;&quot;}],&quot;container-title&quot;:&quot;The Lancet Psychiatry&quot;,&quot;container-title-short&quot;:&quot;Lancet Psychiatry&quot;,&quot;DOI&quot;:&quot;10.1016/S2215-0366(17)30096-2&quot;,&quot;ISSN&quot;:&quot;22150374&quot;,&quot;PMID&quot;:&quot;28433615&quot;,&quot;issued&quot;:{&quot;date-parts&quot;:[[2017,6,1]]},&quot;page&quot;:&quot;486-500&quot;,&quot;abstract&quot;:&quot;Few individuals living with mental disorders around the globe have access to mental health care, yet most have access to a mobile phone. Digital technology holds promise for improving access to, and quality of, mental health care. We reviewed evidence on the use of mobile, online, and other remote technologies for treatment and prevention of mental disorders in low-income and middle-income countries. Of the 49 studies identified, most were preliminary evaluations of feasibility and acceptability. The findings were promising, showing the potential effectiveness of online, text-messaging, and telephone support interventions. We summarised the evaluations as: technology for supporting clinical care and educating health workers, mobile tools for facilitating diagnosis and detection of mental disorders, technologies for promoting treatment adherence and supporting recovery, online self-help programmes for individuals with mental disorders, and programmes for substance misuse prevention and treatment. Continued research is needed to rigorously evaluate effectiveness, assess costs, and carefully consider potential risks of digital technology interventions for mental disorders, while determining how emerging technologies might support the scale-up of mental health treatment and prevention efforts across low-resource settings.&quot;,&quot;publisher&quot;:&quot;Elsevier Ltd&quot;,&quot;issue&quot;:&quot;6&quot;,&quot;volume&quot;:&quot;4&quot;},&quot;isTemporary&quot;:false}]},{&quot;citationID&quot;:&quot;MENDELEY_CITATION_dc86c07c-0ac5-4776-929c-e8c7b7c973bb&quot;,&quot;properties&quot;:{&quot;noteIndex&quot;:0},&quot;isEdited&quot;:false,&quot;manualOverride&quot;:{&quot;isManuallyOverridden&quot;:false,&quot;citeprocText&quot;:&quot;[20, 41, 42]&quot;,&quot;manualOverrideText&quot;:&quot;&quot;},&quot;citationTag&quot;:&quot;MENDELEY_CITATION_v3_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&quot;,&quot;citationItems&quot;:[{&quot;id&quot;:&quot;469a0ec4-f830-3a05-8ed6-d7d3ce7bca21&quot;,&quot;itemData&quot;:{&quot;type&quot;:&quot;article-journal&quot;,&quot;id&quot;:&quot;469a0ec4-f830-3a05-8ed6-d7d3ce7bca21&quot;,&quot;title&quot;:&quot;Spatial distribution and its associated factors of unmet need for family planning among women of reproductive age in administrative woredas of Ethiopia&quot;,&quot;author&quot;:[{&quot;family&quot;:&quot;Endeshew&quot;,&quot;given&quot;:&quot;Degsew Sileshi&quot;,&quot;parse-names&quot;:false,&quot;dropping-particle&quot;:&quot;&quot;,&quot;non-dropping-particle&quot;:&quot;&quot;},{&quot;family&quot;:&quot;Workie&quot;,&quot;given&quot;:&quot;Demeke Lakew&quot;,&quot;parse-names&quot;:false,&quot;dropping-particle&quot;:&quot;&quot;,&quot;non-dropping-particle&quot;:&quot;&quot;},{&quot;family&quot;:&quot;Mitku&quot;,&quot;given&quot;:&quot;Aweke Abebaw&quot;,&quot;parse-names&quot;:false,&quot;dropping-particle&quot;:&quot;&quot;,&quot;non-dropping-particle&quot;:&quot;&quot;}],&quot;container-title&quot;:&quot;BMC Women's Health&quot;,&quot;container-title-short&quot;:&quot;BMC Womens Health&quot;,&quot;DOI&quot;:&quot;10.1186/s12905-026-04283-8&quot;,&quot;ISSN&quot;:&quot;1472-6874&quot;,&quot;URL&quot;:&quot;https://link.springer.com/10.1186/s12905-026-04283-8&quot;,&quot;issued&quot;:{&quot;date-parts&quot;:[[2026,1,24]]}},&quot;isTemporary&quot;:false},{&quot;id&quot;:&quot;17d48012-b1d6-36a0-ba7d-883445123ce5&quot;,&quot;itemData&quot;:{&quot;type&quot;:&quot;article-journal&quot;,&quot;id&quot;:&quot;17d48012-b1d6-36a0-ba7d-883445123ce5&quot;,&quot;title&quot;:&quot;Regional variations in serum pepsinogen levels and their influencing factors: a multi-center cross-sectional study&quot;,&quot;author&quot;:[{&quot;family&quot;:&quot;Jiaojiao&quot;,&quot;given&quot;:&quot;Huang&quot;,&quot;parse-names&quot;:false,&quot;dropping-particle&quot;:&quot;&quot;,&quot;non-dropping-particle&quot;:&quot;&quot;},{&quot;family&quot;:&quot;Jiaying&quot;,&quot;given&quot;:&quot;Yu&quot;,&quot;parse-names&quot;:false,&quot;dropping-particle&quot;:&quot;&quot;,&quot;non-dropping-particle&quot;:&quot;&quot;},{&quot;family&quot;:&quot;Yuling&quot;,&quot;given&quot;:&quot;Tong&quot;,&quot;parse-names&quot;:false,&quot;dropping-particle&quot;:&quot;&quot;,&quot;non-dropping-particle&quot;:&quot;&quot;}],&quot;container-title&quot;:&quot;Scientific Reports&quot;,&quot;container-title-short&quot;:&quot;Sci. Rep.&quot;,&quot;DOI&quot;:&quot;10.1038/s41598-026-38326-9&quot;,&quot;ISSN&quot;:&quot;2045-2322&quot;,&quot;URL&quot;:&quot;https://www.nature.com/articles/s41598-026-38326-9&quot;,&quot;issued&quot;:{&quot;date-parts&quot;:[[2026,2,8]]},&quot;abstract&quot;:&quot;&lt;p&gt; Serum pepsinogen (PG) levels are recognized biomarkers influenced by various factors, including lifestyle, &lt;italic&gt;Helicobacter pylori&lt;/italic&gt; ( &lt;italic&gt;H. pylori&lt;/italic&gt; ) infection status, and the presence of gastric mucosal lesions. However, whether baseline serum PG levels exhibit regional heterogeneity independent of concurrent gastric mucosal lesions has not been clearly established. The study aims to investigate the variability of baseline serum PG levels and identify potential influencing factors across China. Data were collected from individuals undergoing routine health checkups at twelve collaborating medical centers across China between October 2016 and October 2021. Serum pepsinogen I (PGI) and pepsinogen II (PGII) were measured and the pepsinogen I/II ratio (PGR) was calculated; gastroscopy with histopathology was performed to define gastric mucosal status. Detection of &lt;italic&gt;H. pylori&lt;/italic&gt; infection status was performed using histology, serology, and/or breath tests. Lifestyle factors were obtained via standardized questionnaires. Regional differences and associated factors were evaluated using t-tests/ANOVA and multivariable linear regression (Stata 18). A total of 2902 individuals were included in the study. Of them, 2382 was classified as non-atrophic gastritis (NAG), and their regional distribution varied. Baseline serum PG levels significantly varied by regions, except between Southern and Central China. Factors such as &lt;italic&gt;H. pylori&lt;/italic&gt; -positive (including prior eradication), high salt intake, and frequent fruit consumption were significantly associated with baseline serum PGR levels nationwide, with β value (95%CI) being − 2.75 (-3.33, -2.17), 1.66 (0.89, 2.44), and − 2.14 (-2.78, -1.51), respectively. Further analysis stratified by &lt;italic&gt;H. pylori&lt;/italic&gt; infection status showed that both high salt and frequent fruit intake remained significantly associated with PGR. Baseline serum PG levels, independent of gastric mucosal lesions, exhibit significant regional variations across China. These variations are primarily associated with &lt;italic&gt;H. pylori&lt;/italic&gt; infection status and dietary factors. Our findings suggest that region-specific and &lt;italic&gt;H. pylori&lt;/italic&gt; -stratified PG cut-off values may be warranted for gastric cancer (GC) screening, pending prospective validation. &lt;/p&gt;&quot;},&quot;isTemporary&quot;:false},{&quot;id&quot;:&quot;c68e5bae-a4bb-3009-b49b-4b555a36d29d&quot;,&quot;itemData&quot;:{&quot;type&quot;:&quot;article-journal&quot;,&quot;id&quot;:&quot;c68e5bae-a4bb-3009-b49b-4b555a36d29d&quot;,&quot;title&quot;:&quot;Unmet need for modern contraceptives and its associated factors among postpartum adolescent girls and young women in rural Mara, Tanzania: A facility-based cross-sectional study&quot;,&quot;author&quot;:[{&quot;family&quot;:&quot;Sichalwe&quot;,&quot;given&quot;:&quot;Magnus Michael&quot;,&quot;parse-names&quot;:false,&quot;dropping-particle&quot;:&quot;&quot;,&quot;non-dropping-particle&quot;:&quot;&quot;},{&quot;family&quot;:&quot;Basit&quot;,&quot;given&quot;:&quot;Abdul&quot;,&quot;parse-names&quot;:false,&quot;dropping-particle&quot;:&quot;&quot;,&quot;non-dropping-particle&quot;:&quot;&quot;},{&quot;family&quot;:&quot;Tavengana&quot;,&quot;given&quot;:&quot;Grace&quot;,&quot;parse-names&quot;:false,&quot;dropping-particle&quot;:&quot;&quot;,&quot;non-dropping-particle&quot;:&quot;&quot;},{&quot;family&quot;:&quot;Kimaro&quot;,&quot;given&quot;:&quot;Regnald Raymond&quot;,&quot;parse-names&quot;:false,&quot;dropping-particle&quot;:&quot;&quot;,&quot;non-dropping-particle&quot;:&quot;&quot;},{&quot;family&quot;:&quot;Behera&quot;,&quot;given&quot;:&quot;Manas Ranjan&quot;,&quot;parse-names&quot;:false,&quot;dropping-particle&quot;:&quot;&quot;,&quot;non-dropping-particle&quot;:&quot;&quot;},{&quot;family&quot;:&quot;Rehman&quot;,&quot;given&quot;:&quot;Attiq Ur&quot;,&quot;parse-names&quot;:false,&quot;dropping-particle&quot;:&quot;&quot;,&quot;non-dropping-particle&quot;:&quot;&quot;}],&quot;container-title&quot;:&quot;Sexual &amp; Reproductive Healthcare&quot;,&quot;DOI&quot;:&quot;10.1016/j.srhc.2026.101195&quot;,&quot;ISSN&quot;:&quot;18775756&quot;,&quot;URL&quot;:&quot;https://linkinghub.elsevier.com/retrieve/pii/S1877575626000133&quot;,&quot;issued&quot;:{&quot;date-parts&quot;:[[2026,3]]},&quot;page&quot;:&quot;101195&quot;,&quot;volume&quot;:&quot;47&quot;,&quot;container-title-short&quot;:&quot;&quot;},&quot;isTemporary&quot;:false}]},{&quot;citationID&quot;:&quot;MENDELEY_CITATION_ba9f76ff-8d65-47a3-96f0-d6e642acd703&quot;,&quot;properties&quot;:{&quot;noteIndex&quot;:0},&quot;isEdited&quot;:false,&quot;manualOverride&quot;:{&quot;isManuallyOverridden&quot;:false,&quot;citeprocText&quot;:&quot;[43]&quot;,&quot;manualOverrideText&quot;:&quot;&quot;},&quot;citationTag&quot;:&quot;MENDELEY_CITATION_v3_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&quot;,&quot;citationItems&quot;:[{&quot;id&quot;:&quot;13faa216-c3bc-3491-bab4-9ffd1a7fd097&quot;,&quot;itemData&quot;:{&quot;type&quot;:&quot;article-journal&quot;,&quot;id&quot;:&quot;13faa216-c3bc-3491-bab4-9ffd1a7fd097&quot;,&quot;title&quot;:&quot;Digital Mental Health for Schizophrenia and Other Severe Mental Illnesses: An International Consensus on Current Challenges and Potential Solutions&quot;,&quot;author&quot;:[{&quot;family&quot;:&quot;Smith&quot;,&quot;given&quot;:&quot;Katharine A.&quot;,&quot;parse-names&quot;:false,&quot;dropping-particle&quot;:&quot;&quot;,&quot;non-dropping-particle&quot;:&quot;&quot;},{&quot;family&quot;:&quot;Hardy&quot;,&quot;given&quot;:&quot;Amy&quot;,&quot;parse-names&quot;:false,&quot;dropping-particle&quot;:&quot;&quot;,&quot;non-dropping-particle&quot;:&quot;&quot;},{&quot;family&quot;:&quot;Vinnikova&quot;,&quot;given&quot;:&quot;Anastasia&quot;,&quot;parse-names&quot;:false,&quot;dropping-particle&quot;:&quot;&quot;,&quot;non-dropping-particle&quot;:&quot;&quot;},{&quot;family&quot;:&quot;Blease&quot;,&quot;given&quot;:&quot;Charlotte&quot;,&quot;parse-names&quot;:false,&quot;dropping-particle&quot;:&quot;&quot;,&quot;non-dropping-particle&quot;:&quot;&quot;},{&quot;family&quot;:&quot;Milligan&quot;,&quot;given&quot;:&quot;Lea&quot;,&quot;parse-names&quot;:false,&quot;dropping-particle&quot;:&quot;&quot;,&quot;non-dropping-particle&quot;:&quot;&quot;},{&quot;family&quot;:&quot;Hidalgo-Mazzei&quot;,&quot;given&quot;:&quot;Diego&quot;,&quot;parse-names&quot;:false,&quot;dropping-particle&quot;:&quot;&quot;,&quot;non-dropping-particle&quot;:&quot;&quot;},{&quot;family&quot;:&quot;Lambe&quot;,&quot;given&quot;:&quot;Sinéad&quot;,&quot;parse-names&quot;:false,&quot;dropping-particle&quot;:&quot;&quot;,&quot;non-dropping-particle&quot;:&quot;&quot;},{&quot;family&quot;:&quot;Marzano&quot;,&quot;given&quot;:&quot;Lisa&quot;,&quot;parse-names&quot;:false,&quot;dropping-particle&quot;:&quot;&quot;,&quot;non-dropping-particle&quot;:&quot;&quot;},{&quot;family&quot;:&quot;Uhlhaas&quot;,&quot;given&quot;:&quot;Peter J.&quot;,&quot;parse-names&quot;:false,&quot;dropping-particle&quot;:&quot;&quot;,&quot;non-dropping-particle&quot;:&quot;&quot;},{&quot;family&quot;:&quot;Ostinelli&quot;,&quot;given&quot;:&quot;Edoardo G.&quot;,&quot;parse-names&quot;:false,&quot;dropping-particle&quot;:&quot;&quot;,&quot;non-dropping-particle&quot;:&quot;&quot;},{&quot;family&quot;:&quot;Anmella&quot;,&quot;given&quot;:&quot;Gerard&quot;,&quot;parse-names&quot;:false,&quot;dropping-particle&quot;:&quot;&quot;,&quot;non-dropping-particle&quot;:&quot;&quot;},{&quot;family&quot;:&quot;Zangani&quot;,&quot;given&quot;:&quot;Caroline&quot;,&quot;parse-names&quot;:false,&quot;dropping-particle&quot;:&quot;&quot;,&quot;non-dropping-particle&quot;:&quot;&quot;},{&quot;family&quot;:&quot;Aronica&quot;,&quot;given&quot;:&quot;Rosario&quot;,&quot;parse-names&quot;:false,&quot;dropping-particle&quot;:&quot;&quot;,&quot;non-dropping-particle&quot;:&quot;&quot;},{&quot;family&quot;:&quot;Dwyer&quot;,&quot;given&quot;:&quot;Bridget&quot;,&quot;parse-names&quot;:false,&quot;dropping-particle&quot;:&quot;&quot;,&quot;non-dropping-particle&quot;:&quot;&quot;},{&quot;family&quot;:&quot;Torous&quot;,&quot;given&quot;:&quot;John&quot;,&quot;parse-names&quot;:false,&quot;dropping-particle&quot;:&quot;&quot;,&quot;non-dropping-particle&quot;:&quot;&quot;},{&quot;family&quot;:&quot;Cipriani&quot;,&quot;given&quot;:&quot;Andrea&quot;,&quot;parse-names&quot;:false,&quot;dropping-particle&quot;:&quot;&quot;,&quot;non-dropping-particle&quot;:&quot;&quot;}],&quot;container-title&quot;:&quot;JMIR Mental Health&quot;,&quot;container-title-short&quot;:&quot;JMIR Ment. Health&quot;,&quot;accessed&quot;:{&quot;date-parts&quot;:[[2026,1,9]]},&quot;DOI&quot;:&quot;10.2196/57155&quot;,&quot;ISSN&quot;:&quot;23687959&quot;,&quot;issued&quot;:{&quot;date-parts&quot;:[[2024]]},&quot;abstract&quot;:&quot;Background: Digital approaches may be helpful in augmenting care to address unmet mental health needs, particularly for schizophrenia and severe mental illness (SMI). Objective: An international multidisciplinary group was convened to reach a consensus on the challenges and potential solutions regarding collecting data, delivering treatment, and the ethical challenges in digital mental health approaches for schizophrenia and SMI. Methods: The consensus development panel method was used, with an in-person meeting of 2 groups: the expert group and the panel. Membership was multidisciplinary including those with lived experience, with equal participation at all stages and coproduction of the consensus outputs and summary. Relevant literature was shared in advance of the meeting, and a systematic search of the recent literature on digital mental health interventions for schizophrenia and psychosis was completed to ensure that the panel was informed before the meeting with the expert group. Results: Four broad areas of challenge and proposed solutions were identified: (1) user involvement for real coproduction; (2) new approaches to methodology in digital mental health, including agreed standards, data sharing, measuring harms, prevention strategies, and mechanistic research; (3) regulation and funding issues; and (4) implementation in real-world settings (including multidisciplinary collaboration, training, augmenting existing service provision, and social and population-focused approaches). Examples are provided with more detail on human-centered research design, lived experience perspectives, and biomedical ethics in digital mental health approaches for SMI. Conclusions: The group agreed by consensus on a number of recommendations: (1) a new and improved approach to digital mental health research (with agreed reporting standards, data sharing, and shared protocols), (2) equal emphasis on social and population research as well as biological and psychological approaches, (3) meaningful collaborations across varied disciplines that have previously not worked closely together, (4) increased focus on the business model and product with planning and new funding structures across the whole development pathway, (5) increased focus and reporting on ethical issues and potential harms, and (6) organizational changes to allow for true communication and coproduction with those with lived experience of SMI. This study approach, combining an international expert meeting with patient and public involvement and engagement throughout the process, consensus methodology, discussion, and publication, is a helpful way to identify directions for future research and clinical implementation in rapidly evolving areas and can be combined with measurements of real-world clinical impact over time. Similar initiatives will be helpful in other areas of digital mental health and similarly fast-evolving fields to focus research and organizational change and effect improved real-world clinical implementation.&quot;,&quot;publisher&quot;:&quot;JMIR Publications Inc.&quot;,&quot;volume&quot;:&quot;11&quot;},&quot;isTemporary&quot;:false}]},{&quot;citationID&quot;:&quot;MENDELEY_CITATION_4ac47a82-ea53-40fb-8664-fc92ce765cbb&quot;,&quot;properties&quot;:{&quot;noteIndex&quot;:0},&quot;isEdited&quot;:false,&quot;manualOverride&quot;:{&quot;isManuallyOverridden&quot;:false,&quot;citeprocText&quot;:&quot;[44, 45]&quot;,&quot;manualOverrideText&quot;:&quot;&quot;},&quot;citationTag&quot;:&quot;MENDELEY_CITATION_v3_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&quot;,&quot;citationItems&quot;:[{&quot;id&quot;:&quot;112308e2-5918-31f8-8051-e5e0171222dc&quot;,&quot;itemData&quot;:{&quot;type&quot;:&quot;article-journal&quot;,&quot;id&quot;:&quot;112308e2-5918-31f8-8051-e5e0171222dc&quot;,&quot;title&quot;:&quot;Women’s experience of an Australian metropolitan publicly funded homebirth program: Respect, integrity, trust, and empowerment (RITE)&quot;,&quot;author&quot;:[{&quot;family&quot;:&quot;SWEET&quot;,&quot;given&quot;:&quot;Linda&quot;,&quot;parse-names&quot;:false,&quot;dropping-particle&quot;:&quot;&quot;,&quot;non-dropping-particle&quot;:&quot;&quot;},{&quot;family&quot;:&quot;O'Driscoll&quot;,&quot;given&quot;:&quot;Katherine&quot;,&quot;parse-names&quot;:false,&quot;dropping-particle&quot;:&quot;&quot;,&quot;non-dropping-particle&quot;:&quot;&quot;},{&quot;family&quot;:&quot;Blums&quot;,&quot;given&quot;:&quot;Tija&quot;,&quot;parse-names&quot;:false,&quot;dropping-particle&quot;:&quot;&quot;,&quot;non-dropping-particle&quot;:&quot;&quot;}],&quot;container-title&quot;:&quot;Women and Birth&quot;,&quot;DOI&quot;:&quot;10.1016/j.wombi.2025.102151&quot;,&quot;ISSN&quot;:&quot;18781799&quot;,&quot;issued&quot;:{&quot;date-parts&quot;:[[2026,2,1]]},&quot;abstract&quot;:&quot;Background There is a body of research evidence that analyses why women choose to give birth at home. However, recent research is lacking on women’s experiences of a publicly funded homebirth in Australia. Aim To examine the experiences of women receiving care from one publicly funded homebirth service in metropolitan Melbourne, Victoria. Methods A qualitative descriptive study using semi-structured interviews was undertaken. Thirty-one women, with a total of 39 pregnancy experiences representative of the range of experiences (had a homebirth, transferred to hospital peripartum, or became ineligible for the program), participated. Data were audio recorded, transcribed, and analysed thematically. Findings Overall, women were satisfied with their experience of the program. The overarching theme was empowering women in maternity care, evident through the acronym RITE, Respect, Integrity, Trust, and Empowerment. Recommendations for improving the program include enhanced promotion, expansion to other health services, and broader, more inclusive inclusion criteria in publicly funded homebirth programs. Conclusion The challenge for publicly funded homebirth programs is maintaining a safe and effective service while expanding programs that are more responsive to women’s individual needs.&quot;,&quot;publisher&quot;:&quot;Elsevier B.V.&quot;,&quot;issue&quot;:&quot;1&quot;,&quot;volume&quot;:&quot;39&quot;,&quot;container-title-short&quot;:&quot;&quot;},&quot;isTemporary&quot;:false},{&quot;id&quot;:&quot;1231aa4e-5f03-367e-b4dd-0d9ada7c494c&quot;,&quot;itemData&quot;:{&quot;type&quot;:&quot;article-journal&quot;,&quot;id&quot;:&quot;1231aa4e-5f03-367e-b4dd-0d9ada7c494c&quot;,&quot;title&quot;:&quot;Unveiling hidden heterogeneity and inequalities in the continuum of care for reproductive, maternal, and child health services in sub-Saharan Africa: A multilevel latent class analysis approach&quot;,&quot;author&quot;:[{&quot;family&quot;:&quot;Asmare&quot;,&quot;given&quot;:&quot;Abebew Aklog&quot;,&quot;parse-names&quot;:false,&quot;dropping-particle&quot;:&quot;&quot;,&quot;non-dropping-particle&quot;:&quot;&quot;},{&quot;family&quot;:&quot;Tegegne&quot;,&quot;given&quot;:&quot;Awoke Seyoum&quot;,&quot;parse-names&quot;:false,&quot;dropping-particle&quot;:&quot;&quot;,&quot;non-dropping-particle&quot;:&quot;&quot;},{&quot;family&quot;:&quot;Belay&quot;,&quot;given&quot;:&quot;Denekew Bitew&quot;,&quot;parse-names&quot;:false,&quot;dropping-particle&quot;:&quot;&quot;,&quot;non-dropping-particle&quot;:&quot;&quot;}],&quot;container-title&quot;:&quot;Global Epidemiology&quot;,&quot;container-title-short&quot;:&quot;Glob. Epidemiol.&quot;,&quot;DOI&quot;:&quot;10.1016/j.gloepi.2025.100237&quot;,&quot;ISSN&quot;:&quot;25901133&quot;,&quot;issued&quot;:{&quot;date-parts&quot;:[[2026,6,1]]},&quot;abstract&quot;:&quot;Improving reproductive, maternal, newborn, and child health (RMNCH) services is vital for achieving the Sustainable Development Goals (SDGs) for maternal and child survival. This study utilized multilevel latent class analysis (MLCA) on Demographic and Health Surveys (DHS) data from 29 sub-Saharan African (sSA) countries to identify RMNCH service utilization patterns, examine covariate effects, and assess coverage inequalities. Secondary data from the most recent DHS conducted in 29 sSA countries from 2015 to 2024 were used. MLCA was performed on 12 RMNCH service indicators to account for the hierarchical structure of the data. Summary inequality indicators were used to assess differences in posterior class membership for lower-level classes across wealth quintiles, maternal education, maternal occupation, and place of residence. Women's RMNCH service utilization was divided into two categories: optimal and suboptimal users, and two higher-level categories: high and low coverage. Higher maternal education, household wealth, media access, and early antenatal care were related to a higher likelihood of being in the optimal utilizer class. In contrast, rural location and a longer distance to health services were associated with a lower likelihood. Inequality indices revealed significant differences among optimal utilizers, particularly in terms of mother education and household wealth. Targeted interventions are urgently required to promote RMNCH service utilization in sSA by addressing persistent socioeconomic disparities, particularly among women with no education, lower incomes, and low access to health care.&quot;,&quot;publisher&quot;:&quot;Elsevier Inc.&quot;,&quot;volume&quot;:&quot;11&quot;},&quot;isTemporary&quot;:false}]},{&quot;citationID&quot;:&quot;MENDELEY_CITATION_e7796530-ec68-4d6e-8294-764e989d8c48&quot;,&quot;properties&quot;:{&quot;noteIndex&quot;:0},&quot;isEdited&quot;:false,&quot;manualOverride&quot;:{&quot;isManuallyOverridden&quot;:false,&quot;citeprocText&quot;:&quot;[46]&quot;,&quot;manualOverrideText&quot;:&quot;&quot;},&quot;citationTag&quot;:&quot;MENDELEY_CITATION_v3_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&quot;,&quot;citationItems&quot;:[{&quot;id&quot;:&quot;b8db2cc9-3228-345e-82e6-b13845ec4660&quot;,&quot;itemData&quot;:{&quot;type&quot;:&quot;article-journal&quot;,&quot;id&quot;:&quot;b8db2cc9-3228-345e-82e6-b13845ec4660&quot;,&quot;title&quot;:&quot;Student mental health and academic motivation in the age of digital connectivity: A self-determination theory perspective&quot;,&quot;author&quot;:[{&quot;family&quot;:&quot;Mamun&quot;,&quot;given&quot;:&quot;Md Abdullah&quot;,&quot;parse-names&quot;:false,&quot;dropping-particle&quot;:&quot;&quot;,&quot;non-dropping-particle&quot;:&quot;Al&quot;},{&quot;family&quot;:&quot;Ahmed&quot;,&quot;given&quot;:&quot;Ashik&quot;,&quot;parse-names&quot;:false,&quot;dropping-particle&quot;:&quot;&quot;,&quot;non-dropping-particle&quot;:&quot;&quot;},{&quot;family&quot;:&quot;Nishat&quot;,&quot;given&quot;:&quot;Mirza Muntasir&quot;,&quot;parse-names&quot;:false,&quot;dropping-particle&quot;:&quot;&quot;,&quot;non-dropping-particle&quot;:&quot;&quot;}],&quot;container-title&quot;:&quot;Social Sciences and Humanities Open&quot;,&quot;DOI&quot;:&quot;10.1016/j.ssaho.2025.101927&quot;,&quot;ISSN&quot;:&quot;25902911&quot;,&quot;issued&quot;:{&quot;date-parts&quot;:[[2025,1,1]]},&quot;abstract&quot;:&quot;Mobile and Internet connectivity have become ubiquitous, significantly influencing various aspects of students’ lives, including their educational experiences. Despite this pervasive influence, there remains a dearth of research examining the positive implications of mobile connectivity on student mental health and academic motivation, particularly within the engineering discipline. This study explores engineering students’ experiences of digital connectivity, aiming to identify its beneficial effects on their mental health and academic motivation. Drawing upon Self-Determination Theory (SDT) as a theoretical framework, the study investigates the interplay between digital connectivity, mental health, and academic motivation. A cross-sectional survey method was employed to collect data. The findings reveal that mental health fully mediates the relationships between autonomy and relatedness and academic motivation, while competence exhibits both a significant direct effect on academic motivation and a partially mediated effect through mental health. Furthermore, incorporating sleep satisfaction as a moderator enhances the explanatory power of the proposed model, particularly in clarifying the relationship between competence and academic motivation. Recognising the mediating role of mental health and the centrality of competence can inform interventions to foster a supportive digital learning environment. Additionally, the identification of sleep satisfaction as a moderator underscores the importance of addressing sleep-related factors to optimise students' academic engagement and success.&quot;,&quot;publisher&quot;:&quot;Elsevier Ltd&quot;,&quot;volume&quot;:&quot;12&quot;,&quot;container-title-short&quot;:&quot;&quot;},&quot;isTemporary&quot;:false}]},{&quot;citationID&quot;:&quot;MENDELEY_CITATION_9eca07b1-5675-485f-9ee6-c8c4d13298e3&quot;,&quot;properties&quot;:{&quot;noteIndex&quot;:0},&quot;isEdited&quot;:false,&quot;manualOverride&quot;:{&quot;isManuallyOverridden&quot;:false,&quot;citeprocText&quot;:&quot;[47]&quot;,&quot;manualOverrideText&quot;:&quot;&quot;},&quot;citationTag&quot;:&quot;MENDELEY_CITATION_v3_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&quot;,&quot;citationItems&quot;:[{&quot;id&quot;:&quot;5b5e15a8-5e4b-37d1-947f-580157f7b44c&quot;,&quot;itemData&quot;:{&quot;type&quot;:&quot;article-journal&quot;,&quot;id&quot;:&quot;5b5e15a8-5e4b-37d1-947f-580157f7b44c&quot;,&quot;title&quot;:&quot;The role of digital health in palliative care for people living with HIV in sub-Saharan Africa: A systematic review&quot;,&quot;author&quot;:[{&quot;family&quot;:&quot;Mwase&quot;,&quot;given&quot;:&quot;Christopher&quot;,&quot;parse-names&quot;:false,&quot;dropping-particle&quot;:&quot;&quot;,&quot;non-dropping-particle&quot;:&quot;&quot;},{&quot;family&quot;:&quot;Nkhoma&quot;,&quot;given&quot;:&quot;Kennedy&quot;,&quot;parse-names&quot;:false,&quot;dropping-particle&quot;:&quot;&quot;,&quot;non-dropping-particle&quot;:&quot;&quot;},{&quot;family&quot;:&quot;Allsop&quot;,&quot;given&quot;:&quot;Mathew J.&quot;,&quot;parse-names&quot;:false,&quot;dropping-particle&quot;:&quot;&quot;,&quot;non-dropping-particle&quot;:&quot;&quot;}],&quot;container-title&quot;:&quot;Digital Health&quot;,&quot;container-title-short&quot;:&quot;Digit. Health&quot;,&quot;DOI&quot;:&quot;10.1177/20552076221133707&quot;,&quot;ISSN&quot;:&quot;20552076&quot;,&quot;issued&quot;:{&quot;date-parts&quot;:[[2022,1,1]]},&quot;abstract&quot;:&quot;Background: In 2018, 26.6 million people were living with HIV in sub-Saharan Africa. Palliative care services are recommended for people living with HIV at all stages from diagnosis through to end-of-life. However, the provision of palliative care in sub-Saharan Africa is limited, leading to little or no access for the majority of patients. Digital technologies in sub-Saharan Africa present an opportunity to improve access to palliative care for people living with HIV in the region. This review synthesised literature on digital health interventions for palliative care for people living with HIV in sub-Saharan Africa and assessed their effects on patient outcomes. Methods: Literature searches were conducted in MEDLINE, Embase, PsycINFO and Global Health. Inclusion and exclusion criteria were applied. Two independent reviewers conducted study screening, data extraction and quality appraisal. A narrative synthesis was performed to draw together and report findings across heterogeneous studies. Reporting of this review follows the Preferred Reporting Items for Systematic Review and Meta-Analysis checklist. Results: Out of 4117 records, 25 studies were included, covering 3592 people living with HIV, across 21 countries. Studies included three randomised controlled trials, three qualitative, three pre- and post-test, two observational, two case series, six cross-sectional and six mixed methods studies. Telemedicine was the most reported digital health intervention, with 12 studies demonstrating the effectiveness of digital health interventions. Conclusion: Emerging evidence suggests digital health interventions can be effective in facilitating patient-provider communication and health professional decision-making as a part of palliative care for people living with HIV. There is a need for further development and evaluation of digital health interventions alongside determining optimal approaches to their implementation as a part of palliative care provision in sub-Saharan Africa.&quot;,&quot;publisher&quot;:&quot;SAGE Publications Inc.&quot;,&quot;volume&quot;:&quot;8&quot;},&quot;isTemporary&quot;:false}]},{&quot;citationID&quot;:&quot;MENDELEY_CITATION_d98fdd01-fc7e-48ac-8e76-c5a955719934&quot;,&quot;properties&quot;:{&quot;noteIndex&quot;:0},&quot;isEdited&quot;:false,&quot;manualOverride&quot;:{&quot;isManuallyOverridden&quot;:false,&quot;citeprocText&quot;:&quot;[48]&quot;,&quot;manualOverrideText&quot;:&quot;&quot;},&quot;citationTag&quot;:&quot;MENDELEY_CITATION_v3_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&quot;,&quot;citationItems&quot;:[{&quot;id&quot;:&quot;e16ca28c-19eb-3015-bc4c-4d108256b67d&quot;,&quot;itemData&quot;:{&quot;type&quot;:&quot;article-journal&quot;,&quot;id&quot;:&quot;e16ca28c-19eb-3015-bc4c-4d108256b67d&quot;,&quot;title&quot;:&quot;Rural-urban differentials in the influences of individual and geospatial preparedness on institutional childbirth: a cross-sectional study in Bangladesh&quot;,&quot;author&quot;:[{&quot;family&quot;:&quot;Rahman&quot;,&quot;given&quot;:&quot;Md Mahabubur&quot;,&quot;parse-names&quot;:false,&quot;dropping-particle&quot;:&quot;&quot;,&quot;non-dropping-particle&quot;:&quot;&quot;},{&quot;family&quot;:&quot;Ara&quot;,&quot;given&quot;:&quot;Tasnim&quot;,&quot;parse-names&quot;:false,&quot;dropping-particle&quot;:&quot;&quot;,&quot;non-dropping-particle&quot;:&quot;&quot;},{&quot;family&quot;:&quot;Aninda&quot;,&quot;given&quot;:&quot;M. H.Hasib Mahmud Khan&quot;,&quot;parse-names&quot;:false,&quot;dropping-particle&quot;:&quot;&quot;,&quot;non-dropping-particle&quot;:&quot;&quot;},{&quot;family&quot;:&quot;Nurul&quot;,&quot;given&quot;:&quot;Alam&quot;,&quot;parse-names&quot;:false,&quot;dropping-particle&quot;:&quot;&quot;,&quot;non-dropping-particle&quot;:&quot;&quot;},{&quot;family&quot;:&quot;Haider&quot;,&quot;given&quot;:&quot;M. Moinuddin&quot;,&quot;parse-names&quot;:false,&quot;dropping-particle&quot;:&quot;&quot;,&quot;non-dropping-particle&quot;:&quot;&quot;}],&quot;container-title&quot;:&quot;BMJ Open&quot;,&quot;container-title-short&quot;:&quot;BMJ Open&quot;,&quot;DOI&quot;:&quot;10.1136/bmjopen-2021-060718&quot;,&quot;ISSN&quot;:&quot;20446055&quot;,&quot;PMID&quot;:&quot;36691141&quot;,&quot;issued&quot;:{&quot;date-parts&quot;:[[2022,9,5]]},&quot;abstract&quot;:&quot;Objective This study aims to explore the rural-urban differentials in the influences of individual and geospatial preparedness on institutional childbirth in Bangladesh. A related aim of this paper is to derive estimates to measure geospatial preparedness for institutional births, through statistical modelling, when no data are available for measuring this areal indicator. Design, settings and participants The paper used data from a large-scale nationally representative Bangladesh Multiple Indicator Cluster Survey 2019. The analytical sample included 9203 currently married women of reproductive age who had a live birth in the 2 years preceding the survey. Methods Mixed effect logistic regression models were employed to explore the rural-urban differentials in influences of individual and geospatial preparedness on institutional childbirth. The district-level random effect estimation was done to measure geospatial preparedness. The conditional autoregressive model was used to examine the association of geospatial preparedness with areal variation in institutional births. Results In rural settings, women who gave birth to a female newborn were 18% less likely to have facility births compared with women who gave birth to a male newborn. Also, women from households in the highest wealth quintile were twice as likely to have facility births compared with those from households in the poorest wealth quintile. In contrast, in urban areas, facility births did not vary by sex of the fetus or by households' socioeconomic status. The geospatial preparedness explained 8% and 9% of the variability in institutional births in rural and urban areas, respectively. Geospatial mapping revealed low preparedness in the hill tracts. Findings identified geospatial preparedness as a potential source of areal variation in facility births. Conclusion Findings suggest improving district-level preparedness and developing differential programme strategies for urban and rural areas to increase the national prevalence and more equitable use of institutional childbirth in Bangladesh.&quot;,&quot;publisher&quot;:&quot;BMJ Publishing Group&quot;,&quot;issue&quot;:&quot;9&quot;,&quot;volume&quot;:&quot;12&quot;},&quot;isTemporary&quot;:false}]},{&quot;citationID&quot;:&quot;MENDELEY_CITATION_fe085843-6f9c-483c-b178-d68fea57fc61&quot;,&quot;properties&quot;:{&quot;noteIndex&quot;:0},&quot;isEdited&quot;:false,&quot;manualOverride&quot;:{&quot;isManuallyOverridden&quot;:false,&quot;citeprocText&quot;:&quot;[49]&quot;,&quot;manualOverrideText&quot;:&quot;&quot;},&quot;citationTag&quot;:&quot;MENDELEY_CITATION_v3_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&quot;,&quot;citationItems&quot;:[{&quot;id&quot;:&quot;0e1d14fd-63d8-348f-b163-872b0e8d21fb&quot;,&quot;itemData&quot;:{&quot;type&quot;:&quot;article-journal&quot;,&quot;id&quot;:&quot;0e1d14fd-63d8-348f-b163-872b0e8d21fb&quot;,&quot;title&quot;:&quot;Social media use intensity, social media use problems, and mental health among adolescents: Investigating directionality and mediating processes&quot;,&quot;author&quot;:[{&quot;family&quot;:&quot;Boer&quot;,&quot;given&quot;:&quot;Maartje&quot;,&quot;parse-names&quot;:false,&quot;dropping-particle&quot;:&quot;&quot;,&quot;non-dropping-particle&quot;:&quot;&quot;},{&quot;family&quot;:&quot;Stevens&quot;,&quot;given&quot;:&quot;Gonneke W.J.M.&quot;,&quot;parse-names&quot;:false,&quot;dropping-particle&quot;:&quot;&quot;,&quot;non-dropping-particle&quot;:&quot;&quot;},{&quot;family&quot;:&quot;Finkenauer&quot;,&quot;given&quot;:&quot;Catrin&quot;,&quot;parse-names&quot;:false,&quot;dropping-particle&quot;:&quot;&quot;,&quot;non-dropping-particle&quot;:&quot;&quot;},{&quot;family&quot;:&quot;Looze&quot;,&quot;given&quot;:&quot;Margaretha E.&quot;,&quot;parse-names&quot;:false,&quot;dropping-particle&quot;:&quot;&quot;,&quot;non-dropping-particle&quot;:&quot;de&quot;},{&quot;family&quot;:&quot;Eijnden&quot;,&quot;given&quot;:&quot;Regina J.J.M.&quot;,&quot;parse-names&quot;:false,&quot;dropping-particle&quot;:&quot;&quot;,&quot;non-dropping-particle&quot;:&quot;van den&quot;}],&quot;container-title&quot;:&quot;Computers in Human Behavior&quot;,&quot;container-title-short&quot;:&quot;Comput. Human Behav.&quot;,&quot;DOI&quot;:&quot;10.1016/j.chb.2020.106645&quot;,&quot;ISSN&quot;:&quot;07475632&quot;,&quot;issued&quot;:{&quot;date-parts&quot;:[[2021,3,1]]},&quot;abstract&quot;:&quot;Social media have become increasingly integrated into the daily lives of adolescents. There are concerns about the potential detrimental effects of adolescents' social media use (SMU) on their mental health. Using a three-wave longitudinal study among 2109 secondary school adolescents (Mage = 13.1, SDage = 0.8), the present study examined whether high SMU intensity and addiction-like SMU problems were bidirectionally associated with low mental health, and whether these associations were mediated by increased levels of upward social comparisons, cybervictimization, decreased subjective school achievements, and less face-to-face contact with friends. In doing so, mental health was measured by depressive symptoms and life satisfaction. Findings from random intercept cross-lagged panel models showed a direct unidirectional association between SMU problems and mental health: SMU problems were associated with decreased mental health one year later, but not vice versa. SMU problems also predicted increased levels of upward social comparisons and cybervictimization one year later. Yet, these processes did not mediate the observed effect of SMU problems on decreased mental health. Over time, SMU intensity and mental health were not associated in any direction; neither directly, nor indirectly through any of the mediators. Findings of our study suggest that harmful effects of SMU intensity may be limited and highlight the potential risk of SMU problems to adolescent mental health.&quot;,&quot;publisher&quot;:&quot;Elsevier Ltd&quot;,&quot;volume&quot;:&quot;116&quot;},&quot;isTemporary&quot;:false}]},{&quot;citationID&quot;:&quot;MENDELEY_CITATION_26da945e-64d6-4392-a8b0-a9dd2a077dad&quot;,&quot;properties&quot;:{&quot;noteIndex&quot;:0},&quot;isEdited&quot;:false,&quot;manualOverride&quot;:{&quot;isManuallyOverridden&quot;:false,&quot;citeprocText&quot;:&quot;[50]&quot;,&quot;manualOverrideText&quot;:&quot;&quot;},&quot;citationTag&quot;:&quot;MENDELEY_CITATION_v3_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&quot;,&quot;citationItems&quot;:[{&quot;id&quot;:&quot;9cb81e87-ff5e-3a6d-99c8-4dc20baa9c0f&quot;,&quot;itemData&quot;:{&quot;type&quot;:&quot;article-journal&quot;,&quot;id&quot;:&quot;9cb81e87-ff5e-3a6d-99c8-4dc20baa9c0f&quot;,&quot;title&quot;:&quot;Digital psychiatry in low-and-middle-income countries: New developments and the way forward&quot;,&quot;author&quot;:[{&quot;family&quot;:&quot;Chakrabarti&quot;,&quot;given&quot;:&quot;Subho&quot;,&quot;parse-names&quot;:false,&quot;dropping-particle&quot;:&quot;&quot;,&quot;non-dropping-particle&quot;:&quot;&quot;}],&quot;container-title&quot;:&quot;World Journal of Psychiatry&quot;,&quot;container-title-short&quot;:&quot;World J. Psychiatry&quot;,&quot;DOI&quot;:&quot;10.5498/wjp.v14.i3.350&quot;,&quot;ISSN&quot;:&quot;2220-3206&quot;,&quot;issued&quot;:{&quot;date-parts&quot;:[[2024,3,19]]},&quot;page&quot;:&quot;350-361&quot;,&quot;abstract&quot;:&quot;Low- and middle-income countries (LMICs) bear the greater share of the global mental health burden but are ill-equipped to deal with it because of severe resource constraints leading to a large treatment gap. The remote provision of mental health services by digital means can effectively augment conventional services in LMICs to reduce the treatment gap. Digital psychiatry in LMICs has always lagged behind high-income countries, but there have been encouraging developments in the last decade. There is increasing research on the efficacy of digital psychiatric interventions. However, the evidence is not adequate to conclude that digital psychiatric interventions are invariably effective in LMICs. A striking development has been the rise in mobile and smartphone ownership in LMICs, which has driven the increasing use of mobile technologies to deliver mental health services. An innovative use of mobile technologies has been to optimize task-shifting, which involves delivering mental healthcare services in community settings using non-specialist health professionals. Emerging evidence from LMICs shows that it is possible to use digital tools to train non-specialist workers effectively and ensure that the psychosocial interventions they deliver are efficacious. Despite these promising developments, many barriers such as service costs, underdeveloped infrastructure, lack of trained professionals, and significant disparities in access to digital services impede the progress of digital psychiatry in LMICs. To overcome these barriers, digital psychiatric services in LMICs should address contextual factors influencing the delivery of digital services, ensure collaboration between different stakeholders, and focus on reducing the digital divide.&quot;,&quot;publisher&quot;:&quot;Baishideng Publishing Group Inc.&quot;,&quot;issue&quot;:&quot;3&quot;,&quot;volume&quot;:&quot;14&quot;},&quot;isTemporary&quot;:false}]},{&quot;citationID&quot;:&quot;MENDELEY_CITATION_9c767330-4c5e-49d6-bb27-5b41d6f964ea&quot;,&quot;properties&quot;:{&quot;noteIndex&quot;:0},&quot;isEdited&quot;:false,&quot;manualOverride&quot;:{&quot;isManuallyOverridden&quot;:false,&quot;citeprocText&quot;:&quot;[51]&quot;,&quot;manualOverrideText&quot;:&quot;&quot;},&quot;citationTag&quot;:&quot;MENDELEY_CITATION_v3_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&quot;,&quot;citationItems&quot;:[{&quot;id&quot;:&quot;e578402a-a471-3e55-9c54-618cb513ca47&quot;,&quot;itemData&quot;:{&quot;type&quot;:&quot;article-journal&quot;,&quot;id&quot;:&quot;e578402a-a471-3e55-9c54-618cb513ca47&quot;,&quot;title&quot;:&quot;The impact of digital technology on health inequality: evidence from China&quot;,&quot;author&quot;:[{&quot;family&quot;:&quot;Zhen&quot;,&quot;given&quot;:&quot;Zhang&quot;,&quot;parse-names&quot;:false,&quot;dropping-particle&quot;:&quot;&quot;,&quot;non-dropping-particle&quot;:&quot;&quot;},{&quot;family&quot;:&quot;Tang&quot;,&quot;given&quot;:&quot;Daisheng&quot;,&quot;parse-names&quot;:false,&quot;dropping-particle&quot;:&quot;&quot;,&quot;non-dropping-particle&quot;:&quot;&quot;},{&quot;family&quot;:&quot;Wang&quot;,&quot;given&quot;:&quot;Xinyuan&quot;,&quot;parse-names&quot;:false,&quot;dropping-particle&quot;:&quot;&quot;,&quot;non-dropping-particle&quot;:&quot;&quot;},{&quot;family&quot;:&quot;Feng&quot;,&quot;given&quot;:&quot;Qiushi&quot;,&quot;parse-names&quot;:false,&quot;dropping-particle&quot;:&quot;&quot;,&quot;non-dropping-particle&quot;:&quot;&quot;}],&quot;container-title&quot;:&quot;BMC Health Services Research&quot;,&quot;container-title-short&quot;:&quot;BMC Health Serv. Res.&quot;,&quot;DOI&quot;:&quot;10.1186/s12913-024-12022-8&quot;,&quot;ISSN&quot;:&quot;14726963&quot;,&quot;PMID&quot;:&quot;39627790&quot;,&quot;issued&quot;:{&quot;date-parts&quot;:[[2024,12,1]]},&quot;abstract&quot;:&quot;Background: With the rapid development of digital technology, it is crucial to explore at the individual microlevel whether digital technology can reduce health inequality and discuss potential transmission mechanisms. Methods: This study uses data from the 2020 China Health and Retirement Longitudinal Study (CHARLS 2020) and the ordinary least squares (OLS) method to estimate the impact of digital technology on health inequality. This work then discusses the potential transmission mechanisms through which digital technology influences health inequality. Finally, it analyses the heterogeneity effects of digital technology on health inequality across different groups. Results: We find that digital technology has reduced both physical and mental health inequality. Strengthening family support, enhancing health investment, and improving health behaviours are the transmission paths from digital technology to health inequality. Groups with older cohorts, females, less-educated individuals, low-income individuals, and rural individuals benefit more from physical health inequality, whereas the impact of digital technology on mental health inequality does not differ across groups. Conclusion: Digital technology has a significant impact on reducing both physical and mental health inequality, with particularly notable benefits for vulnerable populations. It is imperative to focus more on the targeted effects of digital technology on these marginalized groups.&quot;,&quot;publisher&quot;:&quot;BioMed Central Ltd&quot;,&quot;issue&quot;:&quot;1&quot;,&quot;volume&quot;:&quot;24&quot;},&quot;isTemporary&quot;:false}]},{&quot;citationID&quot;:&quot;MENDELEY_CITATION_ce31c54e-c137-45ec-99fb-bc9355082f14&quot;,&quot;properties&quot;:{&quot;noteIndex&quot;:0},&quot;isEdited&quot;:false,&quot;manualOverride&quot;:{&quot;isManuallyOverridden&quot;:false,&quot;citeprocText&quot;:&quot;[52]&quot;,&quot;manualOverrideText&quot;:&quot;&quot;},&quot;citationTag&quot;:&quot;MENDELEY_CITATION_v3_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&quot;,&quot;citationItems&quot;:[{&quot;id&quot;:&quot;07b1bda8-d73c-3872-8065-9952ae8ead53&quot;,&quot;itemData&quot;:{&quot;type&quot;:&quot;report&quot;,&quot;id&quot;:&quot;07b1bda8-d73c-3872-8065-9952ae8ead53&quot;,&quot;title&quot;:&quot;Internet Access and Youth’s Mental Health and Well-being: Evidence from Ethiopia&quot;,&quot;author&quot;:[{&quot;family&quot;:&quot;Pham-Thi&quot;,&quot;given&quot;:&quot;Trang&quot;,&quot;parse-names&quot;:false,&quot;dropping-particle&quot;:&quot;&quot;,&quot;non-dropping-particle&quot;:&quot;&quot;},{&quot;family&quot;:&quot;Wong&quot;,&quot;given&quot;:&quot;Pui-hang&quot;,&quot;parse-names&quot;:false,&quot;dropping-particle&quot;:&quot;&quot;,&quot;non-dropping-particle&quot;:&quot;&quot;}],&quot;DOI&quot;:&quot;10.53330/GYMA8538&quot;,&quot;URL&quot;:&quot;https://unu-merit.nl/publications/wppdf/2025/wp2025-007.pdf&quot;,&quot;issued&quot;:{&quot;date-parts&quot;:[[2025,2,18]]},&quot;publisher-place&quot;:&quot;Maastricht&quot;,&quot;container-title-short&quot;:&quot;&quot;},&quot;isTemporary&quot;:false}]},{&quot;citationID&quot;:&quot;MENDELEY_CITATION_d1a4cfd8-0342-481a-8c10-03b88cd7c4bb&quot;,&quot;properties&quot;:{&quot;noteIndex&quot;:0},&quot;isEdited&quot;:false,&quot;manualOverride&quot;:{&quot;isManuallyOverridden&quot;:false,&quot;citeprocText&quot;:&quot;[53–55]&quot;,&quot;manualOverrideText&quot;:&quot;&quot;},&quot;citationTag&quot;:&quot;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&quot;,&quot;citationItems&quot;:[{&quot;id&quot;:&quot;9ee0eb01-74db-30e4-bad3-302d3c7e78b8&quot;,&quot;itemData&quot;:{&quot;type&quot;:&quot;article-journal&quot;,&quot;id&quot;:&quot;9ee0eb01-74db-30e4-bad3-302d3c7e78b8&quot;,&quot;title&quot;:&quot;Mediating role of perceived stress on the association between domestic violence and postpartum depression: cross-sectional study in Bangladesh&quot;,&quot;author&quot;:[{&quot;family&quot;:&quot;Tasnim&quot;,&quot;given&quot;:&quot;Fowzia&quot;,&quot;parse-names&quot;:false,&quot;dropping-particle&quot;:&quot;&quot;,&quot;non-dropping-particle&quot;:&quot;&quot;},{&quot;family&quot;:&quot;Abedin&quot;,&quot;given&quot;:&quot;Sumaiya&quot;,&quot;parse-names&quot;:false,&quot;dropping-particle&quot;:&quot;&quot;,&quot;non-dropping-particle&quot;:&quot;&quot;},{&quot;family&quot;:&quot;Rahman&quot;,&quot;given&quot;:&quot;Md. Mosfequr&quot;,&quot;parse-names&quot;:false,&quot;dropping-particle&quot;:&quot;&quot;,&quot;non-dropping-particle&quot;:&quot;&quot;}],&quot;container-title&quot;:&quot;BJPsych Open&quot;,&quot;container-title-short&quot;:&quot;BJPsych Open&quot;,&quot;DOI&quot;:&quot;10.1192/bjo.2022.633&quot;,&quot;ISSN&quot;:&quot;20564724&quot;,&quot;issued&quot;:{&quot;date-parts&quot;:[[2023,1]]},&quot;abstract&quot;:&quot;Background\n    Postpartum depression (PPD) is a major depressive disorder developed after childbirth that negatively affects the well-being of both mother and infant. The relationship between domestic violence and the development of PPD symptoms is well documented. However, empirical evidence is lacking on how a person's perception of stress mediates this relationship. Aims\n    To estimate the degree to which perceived stress may explain the association between being the victim of domestic violence and developing PPD symptoms among Bangladeshi mothers. Method\n    A cross-sectional survey design was employed from October to December 2019 to collect data from 497 postpartum mothers within the first 6 months of giving birth. The associations between domestic violence victimisation and developing PPD symptoms were assessed using multivariable logistic regressions. The Karlson–Holm–Breen method was used for mediation analysis. Results\n    One-third (34%) of the mothers in this sample reported experiencing PPD within 6 months. A one-item increase in the number of reported experiences (‘items’) of controlling behaviour, emotional domestic violence and physical domestic violence increased the odds of developing PPD symptoms by 27%, 40% and 31% respectively, after controlling for other variables and mediators. Furthermore, after adjusting for other variables, the mediating effect of perceived stress on the association of controlling behaviour, emotional domestic violence, physical domestic violence and any form of domestic violence with developing PPD symptoms was 45.1%, 43.0%, 31.2% and 37.5% respectively. Conclusions\n    Findings suggest that perceived stress partially mediates the association between domestic violence victimisation and developing PPD symptoms. Understanding these complex relationships may help policymakers to formulate appropriate intervention strategies and support services.&quot;,&quot;publisher&quot;:&quot;Royal College of Psychiatrists&quot;,&quot;issue&quot;:&quot;1&quot;,&quot;volume&quot;:&quot;9&quot;},&quot;isTemporary&quot;:false},{&quot;id&quot;:&quot;af1da60e-fbcf-348c-98b8-b70d407ed522&quot;,&quot;itemData&quot;:{&quot;type&quot;:&quot;article-journal&quot;,&quot;id&quot;:&quot;af1da60e-fbcf-348c-98b8-b70d407ed522&quot;,&quot;title&quot;:&quot;Social media use and anxiety in emerging adults&quot;,&quot;author&quot;:[{&quot;family&quot;:&quot;Vannucci&quot;,&quot;given&quot;:&quot;Anna&quot;,&quot;parse-names&quot;:false,&quot;dropping-particle&quot;:&quot;&quot;,&quot;non-dropping-particle&quot;:&quot;&quot;},{&quot;family&quot;:&quot;Flannery&quot;,&quot;given&quot;:&quot;Kaitlin M.&quot;,&quot;parse-names&quot;:false,&quot;dropping-particle&quot;:&quot;&quot;,&quot;non-dropping-particle&quot;:&quot;&quot;},{&quot;family&quot;:&quot;Ohannessian&quot;,&quot;given&quot;:&quot;Christine Mc Cauley&quot;,&quot;parse-names&quot;:false,&quot;dropping-particle&quot;:&quot;&quot;,&quot;non-dropping-particle&quot;:&quot;&quot;}],&quot;container-title&quot;:&quot;Journal of Affective Disorders&quot;,&quot;container-title-short&quot;:&quot;J. Affect. Disord.&quot;,&quot;DOI&quot;:&quot;10.1016/j.jad.2016.08.040&quot;,&quot;ISSN&quot;:&quot;15732517&quot;,&quot;PMID&quot;:&quot;27723539&quot;,&quot;issued&quot;:{&quot;date-parts&quot;:[[2017,1,1]]},&quot;page&quot;:&quot;163-166&quot;,&quot;abstract&quot;:&quot;Introduction Social media use is central to the lives of emerging adults, but the implications of social media use on psychological adjustment are not well understood. The current study aimed to examine the impact of time spent using social media on anxiety symptoms and severity in emerging adults. Methods Using a web-based recruitment technique, we collected survey information on social media use and anxiety symptoms and related impairment in a nationally representative sample of 563 emerging adults from the U.S. (18–22 years-old; 50.2% female; 63.3% Non-Hispanic White). Participants self-reported the amount of time they spent using various social media sites on an average day, and responded to anxiety questionnaires Results Hierarchical regression revealed that more time spent using social media was significantly associated with greater symptoms of dispositional anxiety (B=0.74, 95% CI=0.59–0.90, p&lt;0.001), but was unrelated to recent anxiety-related impairment (B=0.06, 95% CI=0.00–0.12, p=0.051), controlling for age, gender, race/ethnicity, and education level. Logistic regression also revealed that more daily social media use was significantly associated with a greater likelihood of participants scoring above the anxiety severity clinical cut-off indicating a probable anxiety disorder (AOR=1.032, 95% CI=1.004–1.062, p=0.028). Limitations Study limitations include the cross-sectional design and reliance on self-report questionnaires. Conclusions Given the ubiquity of social media among emerging adults, who are also at high risk for anxiety disorders, the positive association between social media use and anxiety has important implications for clinicians. Gaining a more nuanced understanding of this relationship will help to inform novel approaches to anxiety treatment.&quot;,&quot;publisher&quot;:&quot;Elsevier B.V.&quot;,&quot;volume&quot;:&quot;207&quot;},&quot;isTemporary&quot;:false},{&quot;id&quot;:&quot;fe3e68b8-7964-3256-946c-8f63aee96ae9&quot;,&quot;itemData&quot;:{&quot;type&quot;:&quot;article-journal&quot;,&quot;id&quot;:&quot;fe3e68b8-7964-3256-946c-8f63aee96ae9&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citationID&quot;:&quot;MENDELEY_CITATION_2885ce7a-eedc-4293-b8b5-b560e5b2024d&quot;,&quot;properties&quot;:{&quot;noteIndex&quot;:0},&quot;isEdited&quot;:false,&quot;manualOverride&quot;:{&quot;isManuallyOverridden&quot;:false,&quot;citeprocText&quot;:&quot;[56]&quot;,&quot;manualOverrideText&quot;:&quot;&quot;},&quot;citationTag&quot;:&quot;MENDELEY_CITATION_v3_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&quot;,&quot;citationItems&quot;:[{&quot;id&quot;:&quot;50679f65-7c8c-32da-b3b1-ea1d7a565be4&quot;,&quot;itemData&quot;:{&quot;type&quot;:&quot;article-journal&quot;,&quot;id&quot;:&quot;50679f65-7c8c-32da-b3b1-ea1d7a565be4&quot;,&quot;title&quot;:&quot;The impact of digital technology on health inequality: evidence from China&quot;,&quot;author&quot;:[{&quot;family&quot;:&quot;Zhen&quot;,&quot;given&quot;:&quot;Zhang&quot;,&quot;parse-names&quot;:false,&quot;dropping-particle&quot;:&quot;&quot;,&quot;non-dropping-particle&quot;:&quot;&quot;},{&quot;family&quot;:&quot;Tang&quot;,&quot;given&quot;:&quot;Daisheng&quot;,&quot;parse-names&quot;:false,&quot;dropping-particle&quot;:&quot;&quot;,&quot;non-dropping-particle&quot;:&quot;&quot;},{&quot;family&quot;:&quot;Wang&quot;,&quot;given&quot;:&quot;Xinyuan&quot;,&quot;parse-names&quot;:false,&quot;dropping-particle&quot;:&quot;&quot;,&quot;non-dropping-particle&quot;:&quot;&quot;},{&quot;family&quot;:&quot;Feng&quot;,&quot;given&quot;:&quot;Qiushi&quot;,&quot;parse-names&quot;:false,&quot;dropping-particle&quot;:&quot;&quot;,&quot;non-dropping-particle&quot;:&quot;&quot;}],&quot;container-title&quot;:&quot;BMC Health Services Research&quot;,&quot;container-title-short&quot;:&quot;BMC Health Serv. Res.&quot;,&quot;DOI&quot;:&quot;10.1186/s12913-024-12022-8&quot;,&quot;ISSN&quot;:&quot;14726963&quot;,&quot;PMID&quot;:&quot;39627790&quot;,&quot;issued&quot;:{&quot;date-parts&quot;:[[2024,12,1]]},&quot;abstract&quot;:&quot;Background: With the rapid development of digital technology, it is crucial to explore at the individual microlevel whether digital technology can reduce health inequality and discuss potential transmission mechanisms. Methods: This study uses data from the 2020 China Health and Retirement Longitudinal Study (CHARLS 2020) and the ordinary least squares (OLS) method to estimate the impact of digital technology on health inequality. This work then discusses the potential transmission mechanisms through which digital technology influences health inequality. Finally, it analyses the heterogeneity effects of digital technology on health inequality across different groups. Results: We find that digital technology has reduced both physical and mental health inequality. Strengthening family support, enhancing health investment, and improving health behaviours are the transmission paths from digital technology to health inequality. Groups with older cohorts, females, less-educated individuals, low-income individuals, and rural individuals benefit more from physical health inequality, whereas the impact of digital technology on mental health inequality does not differ across groups. Conclusion: Digital technology has a significant impact on reducing both physical and mental health inequality, with particularly notable benefits for vulnerable populations. It is imperative to focus more on the targeted effects of digital technology on these marginalized groups.&quot;,&quot;publisher&quot;:&quot;BioMed Central Ltd&quot;,&quot;issue&quot;:&quot;1&quot;,&quot;volume&quot;:&quot;24&quot;},&quot;isTemporary&quot;:false}]},{&quot;citationID&quot;:&quot;MENDELEY_CITATION_3d6b0fce-548c-46ba-940f-7932c3cd1cb2&quot;,&quot;properties&quot;:{&quot;noteIndex&quot;:0},&quot;isEdited&quot;:false,&quot;manualOverride&quot;:{&quot;isManuallyOverridden&quot;:false,&quot;citeprocText&quot;:&quot;[57, 58]&quot;,&quot;manualOverrideText&quot;:&quot;&quot;},&quot;citationTag&quot;:&quot;MENDELEY_CITATION_v3_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&quot;,&quot;citationItems&quot;:[{&quot;id&quot;:&quot;b6ece422-5865-37f9-88db-165f3dc19235&quot;,&quot;itemData&quot;:{&quot;type&quot;:&quot;article&quot;,&quot;id&quot;:&quot;b6ece422-5865-37f9-88db-165f3dc19235&quot;,&quot;title&quot;:&quot;Health Disparities, Clinical Trials, and the Digital Divide&quot;,&quot;author&quot;:[{&quot;family&quot;:&quot;Adedinsewo&quot;,&quot;given&quot;:&quot;Demilade&quot;,&quot;parse-names&quot;:false,&quot;dropping-particle&quot;:&quot;&quot;,&quot;non-dropping-particle&quot;:&quot;&quot;},{&quot;family&quot;:&quot;Eberly&quot;,&quot;given&quot;:&quot;Lauren&quot;,&quot;parse-names&quot;:false,&quot;dropping-particle&quot;:&quot;&quot;,&quot;non-dropping-particle&quot;:&quot;&quot;},{&quot;family&quot;:&quot;Sokumbi&quot;,&quot;given&quot;:&quot;Olayemi&quot;,&quot;parse-names&quot;:false,&quot;dropping-particle&quot;:&quot;&quot;,&quot;non-dropping-particle&quot;:&quot;&quot;},{&quot;family&quot;:&quot;Rodriguez&quot;,&quot;given&quot;:&quot;Jorge Alberto&quot;,&quot;parse-names&quot;:false,&quot;dropping-particle&quot;:&quot;&quot;,&quot;non-dropping-particle&quot;:&quot;&quot;},{&quot;family&quot;:&quot;Patten&quot;,&quot;given&quot;:&quot;Christi A.&quot;,&quot;parse-names&quot;:false,&quot;dropping-particle&quot;:&quot;&quot;,&quot;non-dropping-particle&quot;:&quot;&quot;},{&quot;family&quot;:&quot;Brewer&quot;,&quot;given&quot;:&quot;La Princess C.&quot;,&quot;parse-names&quot;:false,&quot;dropping-particle&quot;:&quot;&quot;,&quot;non-dropping-particle&quot;:&quot;&quot;}],&quot;container-title&quot;:&quot;Mayo Clinic Proceedings&quot;,&quot;container-title-short&quot;:&quot;Mayo Clin. Proc.&quot;,&quot;DOI&quot;:&quot;10.1016/j.mayocp.2023.05.003&quot;,&quot;ISSN&quot;:&quot;19425546&quot;,&quot;PMID&quot;:&quot;38044003&quot;,&quot;issued&quot;:{&quot;date-parts&quot;:[[2023,12,1]]},&quot;page&quot;:&quot;1875-1887&quot;,&quot;abstract&quot;:&quot;In the past few years, there have been rapid advances in technology and the use of digital tools in health care and clinical research. Although these innovations have immense potential to improve health care delivery and outcomes, there are genuine concerns related to inadvertent widening of the digital gap consequentially exacerbating health disparities. As such, it is important that we critically evaluate the impact of expansive digital transformation in medicine and clinical research on health equity. For digital solutions to truly improve the landscape of health care and clinical trial participation for all persons in an equitable way, targeted interventions to address historic injustices, structural racism, and social and digital determinants of health are essential. The urgent need to focus on interventions to promote health equity was made abundantly clear with the coronavirus disease 2019 pandemic, which magnified long-standing social and racial health disparities. Novel digital technologies present a unique opportunity to embed equity ideals into the ecosystem of health care and clinical research. In this review, we examine racial and ethnic diversity in clinical trials, historic instances of unethical research practices in biomedical research and its impact on clinical trial participation, and the digital divide in health care and clinical research, and we propose suggestions to achieve digital health equity in clinical trials. We also highlight key digital health opportunities in cardiovascular medicine and dermatology as exemplars, and we offer future directions for development and adoption of patient-centric interventions aimed at narrowing the digital divide and mitigating health inequities.&quot;,&quot;publisher&quot;:&quot;Elsevier Ltd&quot;,&quot;issue&quot;:&quot;12&quot;,&quot;volume&quot;:&quot;98&quot;},&quot;isTemporary&quot;:false},{&quot;id&quot;:&quot;e814ea30-e220-335f-887a-742003f1fe2a&quot;,&quot;itemData&quot;:{&quot;type&quot;:&quot;article-journal&quot;,&quot;id&quot;:&quot;e814ea30-e220-335f-887a-742003f1fe2a&quot;,&quot;title&quot;:&quot;Digital psychiatry in Nigeria: A scoping review&quot;,&quot;author&quot;:[{&quot;family&quot;:&quot;Onu&quot;,&quot;given&quot;:&quot;Justus U.&quot;,&quot;parse-names&quot;:false,&quot;dropping-particle&quot;:&quot;&quot;,&quot;non-dropping-particle&quot;:&quot;&quot;},{&quot;family&quot;:&quot;Onyeka&quot;,&quot;given&quot;:&quot;Tonia C.&quot;,&quot;parse-names&quot;:false,&quot;dropping-particle&quot;:&quot;&quot;,&quot;non-dropping-particle&quot;:&quot;&quot;}],&quot;container-title&quot;:&quot;South African Journal of Psychiatry&quot;,&quot;DOI&quot;:&quot;10.4102/sajpsychiatry.v30i0.2115&quot;,&quot;ISSN&quot;:&quot;20786786&quot;,&quot;issued&quot;:{&quot;date-parts&quot;:[[2024]]},&quot;abstract&quot;:&quot;Background: Mental healthcare workforce shortage in Nigeria poses a major obstacle to mental health services scale-up. Digital psychiatry may provide a veritable platform to bridge treatment gaps. Aim: To provide an overview of quantity and range of peer-reviewed publications on digital psychiatry in Nigeria. Setting: A comprehensive literature search encompassed all original, peer-reviewed research articles on digital psychiatry in Nigeria. PubMed, Google Scholar, and a direct exploration of relevant journal article reference lists were utilised. Inclusion criteria covered peer-reviewed original articles conducted in Nigeria between January 2013 and January 2023, regardless of quality. Exclusions comprised case reports, reviews, dissertations, and abstracts. Methods: Preferred Reporting Items for Systematic Reviews and Meta-Analyses Extension for Scoping Reviews (PRISMA-ScR) guidelines were adhered to, while methodological framework of Arksey and O’Malley was used to describe the review. Results: Fourteen studies meeting inclusion criteria exhibited two primary research areas: implementation and intervention. Most studies focused on intervention strategies, showcasing efficacy of digital devices in enhancing outcomes in depression and clinic appointments. Implementation studies indicated favorable acceptance by both clients and healthcare practitioners. Conclusion: Digital technology seems acceptable to Nigerian patients and clinicians. Policies to operationalise provision of digital healthcare services will have positive impact in addressing unmet mental health needs. Finally, the quality of the evidence from majority of studies has to be enhanced, and additional studies are required to uncover gaps in some regions of the country. Contribution: This research demonstrates that, despite some drawbacks, digital methods of providing mental healthcare are practical in Nigeria.&quot;,&quot;publisher&quot;:&quot;AOSIS (pty) Ltd&quot;,&quot;volume&quot;:&quot;30&quot;,&quot;container-title-short&quot;:&quot;&quot;},&quot;isTemporary&quot;:false}]}]"/>
    <we:property name="MENDELEY_CITATIONS_LOCALE_CODE" value="&quot;en-US&quot;"/>
    <we:property name="MENDELEY_CITATIONS_STYLE" value="{&quot;id&quot;:&quot;https://www.zotero.org/styles/bmc-medicine&quot;,&quot;title&quot;:&quot;BMC Medicin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88081-A88B-48B9-BD38-B6ED8DADF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31</Pages>
  <Words>8446</Words>
  <Characters>48144</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Salek</cp:lastModifiedBy>
  <cp:revision>13</cp:revision>
  <dcterms:created xsi:type="dcterms:W3CDTF">2026-05-28T15:34:00Z</dcterms:created>
  <dcterms:modified xsi:type="dcterms:W3CDTF">2026-07-18T16:46:00Z</dcterms:modified>
</cp:coreProperties>
</file>